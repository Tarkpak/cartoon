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A2844">
      <w:pPr>
        <w:rPr>
          <w:rFonts w:hint="eastAsia"/>
        </w:rPr>
      </w:pPr>
      <w:r>
        <w:rPr>
          <w:rFonts w:hint="eastAsia"/>
        </w:rPr>
        <w:t>max_completion_tokens: 65536</w:t>
      </w:r>
    </w:p>
    <w:p w14:paraId="4C6D535A">
      <w:pPr>
        <w:rPr>
          <w:rFonts w:hint="eastAsia"/>
        </w:rPr>
      </w:pPr>
      <w:r>
        <w:rPr>
          <w:rFonts w:hint="eastAsia"/>
        </w:rPr>
        <w:t>messages:</w:t>
      </w:r>
    </w:p>
    <w:p w14:paraId="2F7757A4">
      <w:pPr>
        <w:rPr>
          <w:rFonts w:hint="eastAsia"/>
        </w:rPr>
      </w:pPr>
      <w:r>
        <w:rPr>
          <w:rFonts w:hint="eastAsia"/>
        </w:rPr>
        <w:t xml:space="preserve">  -</w:t>
      </w:r>
    </w:p>
    <w:p w14:paraId="56D2F531">
      <w:pPr>
        <w:rPr>
          <w:rFonts w:hint="eastAsia"/>
        </w:rPr>
      </w:pPr>
      <w:r>
        <w:rPr>
          <w:rFonts w:hint="eastAsia"/>
        </w:rPr>
        <w:t xml:space="preserve">    content: |</w:t>
      </w:r>
    </w:p>
    <w:p w14:paraId="2DE09BAD">
      <w:pPr>
        <w:rPr>
          <w:rFonts w:hint="eastAsia"/>
        </w:rPr>
      </w:pPr>
      <w:r>
        <w:rPr>
          <w:rFonts w:hint="eastAsia"/>
        </w:rPr>
        <w:t xml:space="preserve">      你需要根据以下输入生成结构化分镜数据。</w:t>
      </w:r>
    </w:p>
    <w:p w14:paraId="2E550EFD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8C22EDD">
      <w:pPr>
        <w:rPr>
          <w:rFonts w:hint="eastAsia"/>
        </w:rPr>
      </w:pPr>
      <w:r>
        <w:rPr>
          <w:rFonts w:hint="eastAsia"/>
        </w:rPr>
        <w:t xml:space="preserve">      【输入文本】</w:t>
      </w:r>
    </w:p>
    <w:p w14:paraId="76E74736">
      <w:pPr>
        <w:rPr>
          <w:rFonts w:hint="eastAsia"/>
        </w:rPr>
      </w:pPr>
      <w:r>
        <w:rPr>
          <w:rFonts w:hint="eastAsia"/>
        </w:rPr>
        <w:t xml:space="preserve">      第1集</w:t>
      </w:r>
    </w:p>
    <w:p w14:paraId="0FB75F49">
      <w:pPr>
        <w:rPr>
          <w:rFonts w:hint="eastAsia"/>
        </w:rPr>
      </w:pPr>
      <w:r>
        <w:rPr>
          <w:rFonts w:hint="eastAsia"/>
        </w:rPr>
        <w:t xml:space="preserve">      1-1 李家厨房 除夕 清晨 内</w:t>
      </w:r>
    </w:p>
    <w:p w14:paraId="57293CD2">
      <w:pPr>
        <w:rPr>
          <w:rFonts w:hint="eastAsia"/>
        </w:rPr>
      </w:pPr>
      <w:r>
        <w:rPr>
          <w:rFonts w:hint="eastAsia"/>
        </w:rPr>
        <w:t xml:space="preserve">      人物：林秀兰、郑桂香</w:t>
      </w:r>
    </w:p>
    <w:p w14:paraId="14DA8023">
      <w:pPr>
        <w:rPr>
          <w:rFonts w:hint="eastAsia"/>
        </w:rPr>
      </w:pPr>
      <w:r>
        <w:rPr>
          <w:rFonts w:hint="eastAsia"/>
        </w:rPr>
        <w:t xml:space="preserve">      △天还没亮。灶膛里火烧得正旺，案板上摆满鸡鸭鱼肉。</w:t>
      </w:r>
    </w:p>
    <w:p w14:paraId="291CF604">
      <w:pPr>
        <w:rPr>
          <w:rFonts w:hint="eastAsia"/>
        </w:rPr>
      </w:pPr>
      <w:r>
        <w:rPr>
          <w:rFonts w:hint="eastAsia"/>
        </w:rPr>
        <w:t xml:space="preserve">      △林秀兰系着旧围裙，一边剁肉，一边看着锅里的炸丸子。灶台旁已经摆了十几盘准备好的菜。</w:t>
      </w:r>
    </w:p>
    <w:p w14:paraId="575720C7">
      <w:pPr>
        <w:rPr>
          <w:rFonts w:hint="eastAsia"/>
        </w:rPr>
      </w:pPr>
      <w:r>
        <w:rPr>
          <w:rFonts w:hint="eastAsia"/>
        </w:rPr>
        <w:t xml:space="preserve">      △郑桂香披着外套走进厨房，揭开锅盖看了一眼。</w:t>
      </w:r>
    </w:p>
    <w:p w14:paraId="656A18CC">
      <w:pPr>
        <w:rPr>
          <w:rFonts w:hint="eastAsia"/>
        </w:rPr>
      </w:pPr>
      <w:r>
        <w:rPr>
          <w:rFonts w:hint="eastAsia"/>
        </w:rPr>
        <w:t xml:space="preserve">      郑桂香：丸子多炸点，国富爱吃这一口。</w:t>
      </w:r>
    </w:p>
    <w:p w14:paraId="09984CB6">
      <w:pPr>
        <w:rPr>
          <w:rFonts w:hint="eastAsia"/>
        </w:rPr>
      </w:pPr>
      <w:r>
        <w:rPr>
          <w:rFonts w:hint="eastAsia"/>
        </w:rPr>
        <w:t xml:space="preserve">      林秀兰：晓得了。</w:t>
      </w:r>
    </w:p>
    <w:p w14:paraId="05201846">
      <w:pPr>
        <w:rPr>
          <w:rFonts w:hint="eastAsia"/>
        </w:rPr>
      </w:pPr>
      <w:r>
        <w:rPr>
          <w:rFonts w:hint="eastAsia"/>
        </w:rPr>
        <w:t xml:space="preserve">      郑桂香：红烧肉盐少搁点，美凤口味淡。</w:t>
      </w:r>
    </w:p>
    <w:p w14:paraId="30E2253D">
      <w:pPr>
        <w:rPr>
          <w:rFonts w:hint="eastAsia"/>
        </w:rPr>
      </w:pPr>
      <w:r>
        <w:rPr>
          <w:rFonts w:hint="eastAsia"/>
        </w:rPr>
        <w:t xml:space="preserve">      林秀兰：晓得。</w:t>
      </w:r>
    </w:p>
    <w:p w14:paraId="4D69DE56">
      <w:pPr>
        <w:rPr>
          <w:rFonts w:hint="eastAsia"/>
        </w:rPr>
      </w:pPr>
      <w:r>
        <w:rPr>
          <w:rFonts w:hint="eastAsia"/>
        </w:rPr>
        <w:t xml:space="preserve">      郑桂香：鸡腿莫剁了，留一个给小宝。</w:t>
      </w:r>
    </w:p>
    <w:p w14:paraId="019D0D7A">
      <w:pPr>
        <w:rPr>
          <w:rFonts w:hint="eastAsia"/>
        </w:rPr>
      </w:pPr>
      <w:r>
        <w:rPr>
          <w:rFonts w:hint="eastAsia"/>
        </w:rPr>
        <w:t xml:space="preserve">      △林秀兰动作顿了一下。</w:t>
      </w:r>
    </w:p>
    <w:p w14:paraId="46606C04">
      <w:pPr>
        <w:rPr>
          <w:rFonts w:hint="eastAsia"/>
        </w:rPr>
      </w:pPr>
      <w:r>
        <w:rPr>
          <w:rFonts w:hint="eastAsia"/>
        </w:rPr>
        <w:t xml:space="preserve">      林秀兰：两个吧，我也给晓雨留一个，她今天从县里回来。</w:t>
      </w:r>
    </w:p>
    <w:p w14:paraId="1717051B">
      <w:pPr>
        <w:rPr>
          <w:rFonts w:hint="eastAsia"/>
        </w:rPr>
      </w:pPr>
      <w:r>
        <w:rPr>
          <w:rFonts w:hint="eastAsia"/>
        </w:rPr>
        <w:t xml:space="preserve">      郑桂香：啥子两个哦？留一个给小宝就得了。</w:t>
      </w:r>
    </w:p>
    <w:p w14:paraId="2E389878">
      <w:pPr>
        <w:rPr>
          <w:rFonts w:hint="eastAsia"/>
        </w:rPr>
      </w:pPr>
      <w:r>
        <w:rPr>
          <w:rFonts w:hint="eastAsia"/>
        </w:rPr>
        <w:t xml:space="preserve">      郑桂香：另一个剁了炖锅里，一大家子人呢，哪能一个人霸到吃。</w:t>
      </w:r>
    </w:p>
    <w:p w14:paraId="22167DF7">
      <w:pPr>
        <w:rPr>
          <w:rFonts w:hint="eastAsia"/>
        </w:rPr>
      </w:pPr>
      <w:r>
        <w:rPr>
          <w:rFonts w:hint="eastAsia"/>
        </w:rPr>
        <w:t xml:space="preserve">      郑桂香：一个大姑娘家家的，还跟娃儿抢鸡腿？</w:t>
      </w:r>
    </w:p>
    <w:p w14:paraId="0EBBD621">
      <w:pPr>
        <w:rPr>
          <w:rFonts w:hint="eastAsia"/>
        </w:rPr>
      </w:pPr>
      <w:r>
        <w:rPr>
          <w:rFonts w:hint="eastAsia"/>
        </w:rPr>
        <w:t xml:space="preserve">      △林秀兰看了婆婆一眼，没吭声，继续低头切菜。</w:t>
      </w:r>
    </w:p>
    <w:p w14:paraId="2BFAFAA1">
      <w:pPr>
        <w:rPr>
          <w:rFonts w:hint="eastAsia"/>
        </w:rPr>
      </w:pPr>
      <w:r>
        <w:rPr>
          <w:rFonts w:hint="eastAsia"/>
        </w:rPr>
        <w:t xml:space="preserve">      1-2 李家堂屋 除夕 傍晚 内</w:t>
      </w:r>
    </w:p>
    <w:p w14:paraId="1E0FA215">
      <w:pPr>
        <w:rPr>
          <w:rFonts w:hint="eastAsia"/>
        </w:rPr>
      </w:pPr>
      <w:r>
        <w:rPr>
          <w:rFonts w:hint="eastAsia"/>
        </w:rPr>
        <w:t xml:space="preserve">      人物：林秀兰、郑桂香、李国强、李国富、孙美凤、李晓雨、小宝、李老汉</w:t>
      </w:r>
    </w:p>
    <w:p w14:paraId="629DF5F5">
      <w:pPr>
        <w:rPr>
          <w:rFonts w:hint="eastAsia"/>
        </w:rPr>
      </w:pPr>
      <w:r>
        <w:rPr>
          <w:rFonts w:hint="eastAsia"/>
        </w:rPr>
        <w:t xml:space="preserve">      △堂屋里热热闹闹。李国富一家刚到，孙美凤坐在沙发上刷手机，小宝抱着零食看电视。</w:t>
      </w:r>
    </w:p>
    <w:p w14:paraId="09ED0676">
      <w:pPr>
        <w:rPr>
          <w:rFonts w:hint="eastAsia"/>
        </w:rPr>
      </w:pPr>
      <w:r>
        <w:rPr>
          <w:rFonts w:hint="eastAsia"/>
        </w:rPr>
        <w:t xml:space="preserve">      孙美凤：嫂子，还没整完啊？我这肚儿都饿扁咯。</w:t>
      </w:r>
    </w:p>
    <w:p w14:paraId="5693881B">
      <w:pPr>
        <w:rPr>
          <w:rFonts w:hint="eastAsia"/>
        </w:rPr>
      </w:pPr>
      <w:r>
        <w:rPr>
          <w:rFonts w:hint="eastAsia"/>
        </w:rPr>
        <w:t xml:space="preserve">      △林秀兰端着一大盆菜从厨房出来。</w:t>
      </w:r>
    </w:p>
    <w:p w14:paraId="64E0003B">
      <w:pPr>
        <w:rPr>
          <w:rFonts w:hint="eastAsia"/>
        </w:rPr>
      </w:pPr>
      <w:r>
        <w:rPr>
          <w:rFonts w:hint="eastAsia"/>
        </w:rPr>
        <w:t xml:space="preserve">      林秀兰：快了，马上就好。</w:t>
      </w:r>
    </w:p>
    <w:p w14:paraId="682A9E0B">
      <w:pPr>
        <w:rPr>
          <w:rFonts w:hint="eastAsia"/>
        </w:rPr>
      </w:pPr>
      <w:r>
        <w:rPr>
          <w:rFonts w:hint="eastAsia"/>
        </w:rPr>
        <w:t xml:space="preserve">      孙美凤：一进门就闻见香味了，还是嫂子手艺好。</w:t>
      </w:r>
    </w:p>
    <w:p w14:paraId="3660E2DF">
      <w:pPr>
        <w:rPr>
          <w:rFonts w:hint="eastAsia"/>
        </w:rPr>
      </w:pPr>
      <w:r>
        <w:rPr>
          <w:rFonts w:hint="eastAsia"/>
        </w:rPr>
        <w:t xml:space="preserve">      郑桂香：美凤你坐倒歇到，城头回来一趟也累。</w:t>
      </w:r>
    </w:p>
    <w:p w14:paraId="59916672">
      <w:pPr>
        <w:rPr>
          <w:rFonts w:hint="eastAsia"/>
        </w:rPr>
      </w:pPr>
      <w:r>
        <w:rPr>
          <w:rFonts w:hint="eastAsia"/>
        </w:rPr>
        <w:t xml:space="preserve">      △孙美凤笑着继续低头看手机。李晓雨刚进门，把包一放就往厨房走。</w:t>
      </w:r>
    </w:p>
    <w:p w14:paraId="3454BA0A">
      <w:pPr>
        <w:rPr>
          <w:rFonts w:hint="eastAsia"/>
        </w:rPr>
      </w:pPr>
      <w:r>
        <w:rPr>
          <w:rFonts w:hint="eastAsia"/>
        </w:rPr>
        <w:t xml:space="preserve">      李晓雨：妈，我帮你。</w:t>
      </w:r>
    </w:p>
    <w:p w14:paraId="1CE43CCE">
      <w:pPr>
        <w:rPr>
          <w:rFonts w:hint="eastAsia"/>
        </w:rPr>
      </w:pPr>
      <w:r>
        <w:rPr>
          <w:rFonts w:hint="eastAsia"/>
        </w:rPr>
        <w:t xml:space="preserve">      林秀兰：不用，衣服都沾油了，你去陪陪爷爷。</w:t>
      </w:r>
    </w:p>
    <w:p w14:paraId="1F60DA9F">
      <w:pPr>
        <w:rPr>
          <w:rFonts w:hint="eastAsia"/>
        </w:rPr>
      </w:pPr>
      <w:r>
        <w:rPr>
          <w:rFonts w:hint="eastAsia"/>
        </w:rPr>
        <w:t xml:space="preserve">      李晓雨：你从早上忙到现在了。</w:t>
      </w:r>
    </w:p>
    <w:p w14:paraId="7A7A9C5C">
      <w:pPr>
        <w:rPr>
          <w:rFonts w:hint="eastAsia"/>
        </w:rPr>
      </w:pPr>
      <w:r>
        <w:rPr>
          <w:rFonts w:hint="eastAsia"/>
        </w:rPr>
        <w:t xml:space="preserve">      林秀兰：最后两个菜，马上好。</w:t>
      </w:r>
    </w:p>
    <w:p w14:paraId="10FB6C10">
      <w:pPr>
        <w:rPr>
          <w:rFonts w:hint="eastAsia"/>
        </w:rPr>
      </w:pPr>
      <w:r>
        <w:rPr>
          <w:rFonts w:hint="eastAsia"/>
        </w:rPr>
        <w:t xml:space="preserve">      △李晓雨看着母亲满头汗，抿了抿嘴。</w:t>
      </w:r>
    </w:p>
    <w:p w14:paraId="491909BA">
      <w:pPr>
        <w:rPr>
          <w:rFonts w:hint="eastAsia"/>
        </w:rPr>
      </w:pPr>
      <w:r>
        <w:rPr>
          <w:rFonts w:hint="eastAsia"/>
        </w:rPr>
        <w:t xml:space="preserve">      1-3 李家堂屋 除夕 夜 内</w:t>
      </w:r>
    </w:p>
    <w:p w14:paraId="314917FA">
      <w:pPr>
        <w:rPr>
          <w:rFonts w:hint="eastAsia"/>
        </w:rPr>
      </w:pPr>
      <w:r>
        <w:rPr>
          <w:rFonts w:hint="eastAsia"/>
        </w:rPr>
        <w:t xml:space="preserve">      人物：同上</w:t>
      </w:r>
    </w:p>
    <w:p w14:paraId="2EB8078D">
      <w:pPr>
        <w:rPr>
          <w:rFonts w:hint="eastAsia"/>
        </w:rPr>
      </w:pPr>
      <w:r>
        <w:rPr>
          <w:rFonts w:hint="eastAsia"/>
        </w:rPr>
        <w:t xml:space="preserve">      △年夜饭摆满一桌，一家人已经吃了一阵。林秀兰最后一个坐下。</w:t>
      </w:r>
    </w:p>
    <w:p w14:paraId="1AD78F3F">
      <w:pPr>
        <w:rPr>
          <w:rFonts w:hint="eastAsia"/>
        </w:rPr>
      </w:pPr>
      <w:r>
        <w:rPr>
          <w:rFonts w:hint="eastAsia"/>
        </w:rPr>
        <w:t xml:space="preserve">      李国强：你也赶紧吃，忙一天了。</w:t>
      </w:r>
    </w:p>
    <w:p w14:paraId="1A093FD1">
      <w:pPr>
        <w:rPr>
          <w:rFonts w:hint="eastAsia"/>
        </w:rPr>
      </w:pPr>
      <w:r>
        <w:rPr>
          <w:rFonts w:hint="eastAsia"/>
        </w:rPr>
        <w:t xml:space="preserve">      △林秀兰看了一眼桌上的鸡，盘里只剩最后一个鸡腿。她夹起来，放进李晓雨碗里。</w:t>
      </w:r>
    </w:p>
    <w:p w14:paraId="1E39CD1E">
      <w:pPr>
        <w:rPr>
          <w:rFonts w:hint="eastAsia"/>
        </w:rPr>
      </w:pPr>
      <w:r>
        <w:rPr>
          <w:rFonts w:hint="eastAsia"/>
        </w:rPr>
        <w:t xml:space="preserve">      林秀兰：晓雨，给你留的，你小时候最爱吃这个。</w:t>
      </w:r>
    </w:p>
    <w:p w14:paraId="3FFFDDD1">
      <w:pPr>
        <w:rPr>
          <w:rFonts w:hint="eastAsia"/>
        </w:rPr>
      </w:pPr>
      <w:r>
        <w:rPr>
          <w:rFonts w:hint="eastAsia"/>
        </w:rPr>
        <w:t xml:space="preserve">      李晓雨（笑）：谢谢妈。</w:t>
      </w:r>
    </w:p>
    <w:p w14:paraId="7A4E7A51">
      <w:pPr>
        <w:rPr>
          <w:rFonts w:hint="eastAsia"/>
        </w:rPr>
      </w:pPr>
      <w:r>
        <w:rPr>
          <w:rFonts w:hint="eastAsia"/>
        </w:rPr>
        <w:t xml:space="preserve">      △李晓雨刚准备夹，一双筷子突然伸过来——郑桂香直接把鸡腿夹走，放进小宝碗里。</w:t>
      </w:r>
    </w:p>
    <w:p w14:paraId="1A1E54B0">
      <w:pPr>
        <w:rPr>
          <w:rFonts w:hint="eastAsia"/>
        </w:rPr>
      </w:pPr>
      <w:r>
        <w:rPr>
          <w:rFonts w:hint="eastAsia"/>
        </w:rPr>
        <w:t xml:space="preserve">      郑桂香：小宝正长身体嘛，多吃点。</w:t>
      </w:r>
    </w:p>
    <w:p w14:paraId="71893DD8">
      <w:pPr>
        <w:rPr>
          <w:rFonts w:hint="eastAsia"/>
        </w:rPr>
      </w:pPr>
      <w:r>
        <w:rPr>
          <w:rFonts w:hint="eastAsia"/>
        </w:rPr>
        <w:t xml:space="preserve">      △李晓雨愣住。</w:t>
      </w:r>
    </w:p>
    <w:p w14:paraId="5A634F6F">
      <w:pPr>
        <w:rPr>
          <w:rFonts w:hint="eastAsia"/>
        </w:rPr>
      </w:pPr>
      <w:r>
        <w:rPr>
          <w:rFonts w:hint="eastAsia"/>
        </w:rPr>
        <w:t xml:space="preserve">      李晓雨：奶奶，这是我妈给我的。</w:t>
      </w:r>
    </w:p>
    <w:p w14:paraId="37A25CE0">
      <w:pPr>
        <w:rPr>
          <w:rFonts w:hint="eastAsia"/>
        </w:rPr>
      </w:pPr>
      <w:r>
        <w:rPr>
          <w:rFonts w:hint="eastAsia"/>
        </w:rPr>
        <w:t xml:space="preserve">      郑桂香：一家人，一个鸡腿也要计较嗦？</w:t>
      </w:r>
    </w:p>
    <w:p w14:paraId="5744E01B">
      <w:pPr>
        <w:rPr>
          <w:rFonts w:hint="eastAsia"/>
        </w:rPr>
      </w:pPr>
      <w:r>
        <w:rPr>
          <w:rFonts w:hint="eastAsia"/>
        </w:rPr>
        <w:t xml:space="preserve">      李晓雨：我不是计较，是我妈——</w:t>
      </w:r>
    </w:p>
    <w:p w14:paraId="2CB8264D">
      <w:pPr>
        <w:rPr>
          <w:rFonts w:hint="eastAsia"/>
        </w:rPr>
      </w:pPr>
      <w:r>
        <w:rPr>
          <w:rFonts w:hint="eastAsia"/>
        </w:rPr>
        <w:t xml:space="preserve">      林秀兰：妈。</w:t>
      </w:r>
    </w:p>
    <w:p w14:paraId="3EC72BF4">
      <w:pPr>
        <w:rPr>
          <w:rFonts w:hint="eastAsia"/>
        </w:rPr>
      </w:pPr>
      <w:r>
        <w:rPr>
          <w:rFonts w:hint="eastAsia"/>
        </w:rPr>
        <w:t xml:space="preserve">      △所有人看向她。</w:t>
      </w:r>
    </w:p>
    <w:p w14:paraId="5265B9B2">
      <w:pPr>
        <w:rPr>
          <w:rFonts w:hint="eastAsia"/>
        </w:rPr>
      </w:pPr>
      <w:r>
        <w:rPr>
          <w:rFonts w:hint="eastAsia"/>
        </w:rPr>
        <w:t xml:space="preserve">      林秀兰：这个鸡腿，我特意给晓雨留的。</w:t>
      </w:r>
    </w:p>
    <w:p w14:paraId="36143C72">
      <w:pPr>
        <w:rPr>
          <w:rFonts w:hint="eastAsia"/>
        </w:rPr>
      </w:pPr>
      <w:r>
        <w:rPr>
          <w:rFonts w:hint="eastAsia"/>
        </w:rPr>
        <w:t xml:space="preserve">      △郑桂香脸色一沉。</w:t>
      </w:r>
    </w:p>
    <w:p w14:paraId="33487A5D">
      <w:pPr>
        <w:rPr>
          <w:rFonts w:hint="eastAsia"/>
        </w:rPr>
      </w:pPr>
      <w:r>
        <w:rPr>
          <w:rFonts w:hint="eastAsia"/>
        </w:rPr>
        <w:t xml:space="preserve">      郑桂香：你给她留的？</w:t>
      </w:r>
    </w:p>
    <w:p w14:paraId="0BEE909C">
      <w:pPr>
        <w:rPr>
          <w:rFonts w:hint="eastAsia"/>
        </w:rPr>
      </w:pPr>
      <w:r>
        <w:rPr>
          <w:rFonts w:hint="eastAsia"/>
        </w:rPr>
        <w:t xml:space="preserve">      林秀兰：嗯。</w:t>
      </w:r>
    </w:p>
    <w:p w14:paraId="21E30BA4">
      <w:pPr>
        <w:rPr>
          <w:rFonts w:hint="eastAsia"/>
        </w:rPr>
      </w:pPr>
      <w:r>
        <w:rPr>
          <w:rFonts w:hint="eastAsia"/>
        </w:rPr>
        <w:t xml:space="preserve">      郑桂香：鸡是哪个屋头的鸡？</w:t>
      </w:r>
    </w:p>
    <w:p w14:paraId="7A2C53F4">
      <w:pPr>
        <w:rPr>
          <w:rFonts w:hint="eastAsia"/>
        </w:rPr>
      </w:pPr>
      <w:r>
        <w:rPr>
          <w:rFonts w:hint="eastAsia"/>
        </w:rPr>
        <w:t xml:space="preserve">      △林秀兰没说话。</w:t>
      </w:r>
    </w:p>
    <w:p w14:paraId="0B22064B">
      <w:pPr>
        <w:rPr>
          <w:rFonts w:hint="eastAsia"/>
        </w:rPr>
      </w:pPr>
      <w:r>
        <w:rPr>
          <w:rFonts w:hint="eastAsia"/>
        </w:rPr>
        <w:t xml:space="preserve">      郑桂香：鸡是李家的鸡，粮食是李家的粮食。</w:t>
      </w:r>
    </w:p>
    <w:p w14:paraId="6A184E3C">
      <w:pPr>
        <w:rPr>
          <w:rFonts w:hint="eastAsia"/>
        </w:rPr>
      </w:pPr>
      <w:r>
        <w:rPr>
          <w:rFonts w:hint="eastAsia"/>
        </w:rPr>
        <w:t xml:space="preserve">      郑桂香：你嫁进李家二十多年，吃的李家的，住的李家的——</w:t>
      </w:r>
    </w:p>
    <w:p w14:paraId="6930CA12">
      <w:pPr>
        <w:rPr>
          <w:rFonts w:hint="eastAsia"/>
        </w:rPr>
      </w:pPr>
      <w:r>
        <w:rPr>
          <w:rFonts w:hint="eastAsia"/>
        </w:rPr>
        <w:t xml:space="preserve">      △郑桂香筷子往桌上一放。</w:t>
      </w:r>
    </w:p>
    <w:p w14:paraId="681691E0">
      <w:pPr>
        <w:rPr>
          <w:rFonts w:hint="eastAsia"/>
        </w:rPr>
      </w:pPr>
      <w:r>
        <w:rPr>
          <w:rFonts w:hint="eastAsia"/>
        </w:rPr>
        <w:t xml:space="preserve">      郑桂香：你有什么东西是自己的？</w:t>
      </w:r>
    </w:p>
    <w:p w14:paraId="2CD16F90">
      <w:pPr>
        <w:rPr>
          <w:rFonts w:hint="eastAsia"/>
        </w:rPr>
      </w:pPr>
      <w:r>
        <w:rPr>
          <w:rFonts w:hint="eastAsia"/>
        </w:rPr>
        <w:t xml:space="preserve">      △饭桌瞬间安静。林秀兰看着婆婆，李晓雨眼圈一下红了。</w:t>
      </w:r>
    </w:p>
    <w:p w14:paraId="65CD4F21">
      <w:pPr>
        <w:rPr>
          <w:rFonts w:hint="eastAsia"/>
        </w:rPr>
      </w:pPr>
      <w:r>
        <w:rPr>
          <w:rFonts w:hint="eastAsia"/>
        </w:rPr>
        <w:t xml:space="preserve">      李晓雨：奶奶，我妈从早上四点忙到现在，你们谁帮过她？</w:t>
      </w:r>
    </w:p>
    <w:p w14:paraId="30FD287E">
      <w:pPr>
        <w:rPr>
          <w:rFonts w:hint="eastAsia"/>
        </w:rPr>
      </w:pPr>
      <w:r>
        <w:rPr>
          <w:rFonts w:hint="eastAsia"/>
        </w:rPr>
        <w:t xml:space="preserve">      郑桂香：大人说话，有你插嘴的份吗？</w:t>
      </w:r>
    </w:p>
    <w:p w14:paraId="0A18B406">
      <w:pPr>
        <w:rPr>
          <w:rFonts w:hint="eastAsia"/>
        </w:rPr>
      </w:pPr>
      <w:r>
        <w:rPr>
          <w:rFonts w:hint="eastAsia"/>
        </w:rPr>
        <w:t xml:space="preserve">      李晓雨：我就是看不惯你们这么欺负我妈！</w:t>
      </w:r>
    </w:p>
    <w:p w14:paraId="00AD6D83">
      <w:pPr>
        <w:rPr>
          <w:rFonts w:hint="eastAsia"/>
        </w:rPr>
      </w:pPr>
      <w:r>
        <w:rPr>
          <w:rFonts w:hint="eastAsia"/>
        </w:rPr>
        <w:t xml:space="preserve">      李国强：晓雨！</w:t>
      </w:r>
    </w:p>
    <w:p w14:paraId="58821962">
      <w:pPr>
        <w:rPr>
          <w:rFonts w:hint="eastAsia"/>
        </w:rPr>
      </w:pPr>
      <w:r>
        <w:rPr>
          <w:rFonts w:hint="eastAsia"/>
        </w:rPr>
        <w:t xml:space="preserve">      △李国强沉下脸。</w:t>
      </w:r>
    </w:p>
    <w:p w14:paraId="0D31DF26">
      <w:pPr>
        <w:rPr>
          <w:rFonts w:hint="eastAsia"/>
        </w:rPr>
      </w:pPr>
      <w:r>
        <w:rPr>
          <w:rFonts w:hint="eastAsia"/>
        </w:rPr>
        <w:t xml:space="preserve">      李国强：大过年的，别跟你奶奶顶嘴。</w:t>
      </w:r>
    </w:p>
    <w:p w14:paraId="418DE921">
      <w:pPr>
        <w:rPr>
          <w:rFonts w:hint="eastAsia"/>
        </w:rPr>
      </w:pPr>
      <w:r>
        <w:rPr>
          <w:rFonts w:hint="eastAsia"/>
        </w:rPr>
        <w:t xml:space="preserve">      △他转头看向林秀兰。</w:t>
      </w:r>
    </w:p>
    <w:p w14:paraId="67E38417">
      <w:pPr>
        <w:rPr>
          <w:rFonts w:hint="eastAsia"/>
        </w:rPr>
      </w:pPr>
      <w:r>
        <w:rPr>
          <w:rFonts w:hint="eastAsia"/>
        </w:rPr>
        <w:t xml:space="preserve">      李国强：秀兰，也就一个鸡腿。</w:t>
      </w:r>
    </w:p>
    <w:p w14:paraId="55863059">
      <w:pPr>
        <w:rPr>
          <w:rFonts w:hint="eastAsia"/>
        </w:rPr>
      </w:pPr>
      <w:r>
        <w:rPr>
          <w:rFonts w:hint="eastAsia"/>
        </w:rPr>
        <w:t xml:space="preserve">      李国强：妈都这么大年纪了，你跟她争什么？</w:t>
      </w:r>
    </w:p>
    <w:p w14:paraId="3A69212B">
      <w:pPr>
        <w:rPr>
          <w:rFonts w:hint="eastAsia"/>
        </w:rPr>
      </w:pPr>
      <w:r>
        <w:rPr>
          <w:rFonts w:hint="eastAsia"/>
        </w:rPr>
        <w:t xml:space="preserve">      △林秀兰盯着丈夫。厨房里还传来灶火轻微的噼啪声。她低头，看了看自己身上的围裙，慢慢解开，放到桌上。</w:t>
      </w:r>
    </w:p>
    <w:p w14:paraId="77BF3CAA">
      <w:pPr>
        <w:rPr>
          <w:rFonts w:hint="eastAsia"/>
        </w:rPr>
      </w:pPr>
      <w:r>
        <w:rPr>
          <w:rFonts w:hint="eastAsia"/>
        </w:rPr>
        <w:t xml:space="preserve">      林秀兰：妈说得对。</w:t>
      </w:r>
    </w:p>
    <w:p w14:paraId="748A18DD">
      <w:pPr>
        <w:rPr>
          <w:rFonts w:hint="eastAsia"/>
        </w:rPr>
      </w:pPr>
      <w:r>
        <w:rPr>
          <w:rFonts w:hint="eastAsia"/>
        </w:rPr>
        <w:t xml:space="preserve">      △众人一愣。</w:t>
      </w:r>
    </w:p>
    <w:p w14:paraId="4DC45308">
      <w:pPr>
        <w:rPr>
          <w:rFonts w:hint="eastAsia"/>
        </w:rPr>
      </w:pPr>
      <w:r>
        <w:rPr>
          <w:rFonts w:hint="eastAsia"/>
        </w:rPr>
        <w:t xml:space="preserve">      林秀兰：李家的鸡，李家的粮食，李家的东西，我确实没资格做主。</w:t>
      </w:r>
    </w:p>
    <w:p w14:paraId="71EE4C52">
      <w:pPr>
        <w:rPr>
          <w:rFonts w:hint="eastAsia"/>
        </w:rPr>
      </w:pPr>
      <w:r>
        <w:rPr>
          <w:rFonts w:hint="eastAsia"/>
        </w:rPr>
        <w:t xml:space="preserve">      李国强：秀兰，你又说什么气话？</w:t>
      </w:r>
    </w:p>
    <w:p w14:paraId="342F7780">
      <w:pPr>
        <w:rPr>
          <w:rFonts w:hint="eastAsia"/>
        </w:rPr>
      </w:pPr>
      <w:r>
        <w:rPr>
          <w:rFonts w:hint="eastAsia"/>
        </w:rPr>
        <w:t xml:space="preserve">      林秀兰：我没生气。</w:t>
      </w:r>
    </w:p>
    <w:p w14:paraId="76F3FBFA">
      <w:pPr>
        <w:rPr>
          <w:rFonts w:hint="eastAsia"/>
        </w:rPr>
      </w:pPr>
      <w:r>
        <w:rPr>
          <w:rFonts w:hint="eastAsia"/>
        </w:rPr>
        <w:t xml:space="preserve">      △她看向一桌人。</w:t>
      </w:r>
    </w:p>
    <w:p w14:paraId="3476DEBF">
      <w:pPr>
        <w:rPr>
          <w:rFonts w:hint="eastAsia"/>
        </w:rPr>
      </w:pPr>
      <w:r>
        <w:rPr>
          <w:rFonts w:hint="eastAsia"/>
        </w:rPr>
        <w:t xml:space="preserve">      林秀兰：从明天开始——</w:t>
      </w:r>
    </w:p>
    <w:p w14:paraId="78CDB98A">
      <w:pPr>
        <w:rPr>
          <w:rFonts w:hint="eastAsia"/>
        </w:rPr>
      </w:pPr>
      <w:r>
        <w:rPr>
          <w:rFonts w:hint="eastAsia"/>
        </w:rPr>
        <w:t xml:space="preserve">      △停顿。</w:t>
      </w:r>
    </w:p>
    <w:p w14:paraId="6C0DD339">
      <w:pPr>
        <w:rPr>
          <w:rFonts w:hint="eastAsia"/>
        </w:rPr>
      </w:pPr>
      <w:r>
        <w:rPr>
          <w:rFonts w:hint="eastAsia"/>
        </w:rPr>
        <w:t xml:space="preserve">      林秀兰：李家的事，你们李家人自己做。</w:t>
      </w:r>
    </w:p>
    <w:p w14:paraId="5DA10DB3">
      <w:pPr>
        <w:rPr>
          <w:rFonts w:hint="eastAsia"/>
        </w:rPr>
      </w:pPr>
      <w:r>
        <w:rPr>
          <w:rFonts w:hint="eastAsia"/>
        </w:rPr>
        <w:t xml:space="preserve">      △郑桂香脸色一变。林秀兰拿起自己的碗，低头继续吃饭。</w:t>
      </w:r>
    </w:p>
    <w:p w14:paraId="29DEC7D4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41D96434">
      <w:pPr>
        <w:rPr>
          <w:rFonts w:hint="eastAsia"/>
        </w:rPr>
      </w:pPr>
      <w:r>
        <w:rPr>
          <w:rFonts w:hint="eastAsia"/>
        </w:rPr>
        <w:t xml:space="preserve">      【项目画风】</w:t>
      </w:r>
    </w:p>
    <w:p w14:paraId="010862D6">
      <w:pPr>
        <w:rPr>
          <w:rFonts w:hint="eastAsia"/>
        </w:rPr>
      </w:pPr>
      <w:r>
        <w:rPr>
          <w:rFonts w:hint="eastAsia"/>
        </w:rPr>
        <w:t xml:space="preserve">      AI真人(建议垫图), live action style</w:t>
      </w:r>
    </w:p>
    <w:p w14:paraId="199AE8BD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4FFEBB3F">
      <w:pPr>
        <w:rPr>
          <w:rFonts w:hint="eastAsia"/>
        </w:rPr>
      </w:pPr>
      <w:r>
        <w:rPr>
          <w:rFonts w:hint="eastAsia"/>
        </w:rPr>
        <w:t xml:space="preserve">      【时代推断提示】</w:t>
      </w:r>
    </w:p>
    <w:p w14:paraId="6C23DA22">
      <w:pPr>
        <w:rPr>
          <w:rFonts w:hint="eastAsia"/>
        </w:rPr>
      </w:pPr>
      <w:r>
        <w:rPr>
          <w:rFonts w:hint="eastAsia"/>
        </w:rPr>
        <w:t xml:space="preserve">      现代</w:t>
      </w:r>
    </w:p>
    <w:p w14:paraId="5FA3DF52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0A2DF88">
      <w:pPr>
        <w:rPr>
          <w:rFonts w:hint="eastAsia"/>
        </w:rPr>
      </w:pPr>
      <w:r>
        <w:rPr>
          <w:rFonts w:hint="eastAsia"/>
        </w:rPr>
        <w:t xml:space="preserve">      【输入规模与模式】</w:t>
      </w:r>
    </w:p>
    <w:p w14:paraId="165A79FC">
      <w:pPr>
        <w:rPr>
          <w:rFonts w:hint="eastAsia"/>
        </w:rPr>
      </w:pPr>
      <w:r>
        <w:rPr>
          <w:rFonts w:hint="eastAsia"/>
        </w:rPr>
        <w:t xml:space="preserve">      - 文本长度：约 1423 字</w:t>
      </w:r>
    </w:p>
    <w:p w14:paraId="551018CE">
      <w:pPr>
        <w:rPr>
          <w:rFonts w:hint="eastAsia"/>
        </w:rPr>
      </w:pPr>
      <w:r>
        <w:rPr>
          <w:rFonts w:hint="eastAsia"/>
        </w:rPr>
        <w:t xml:space="preserve">      - 单场时长：2-15 秒</w:t>
      </w:r>
    </w:p>
    <w:p w14:paraId="7D77283D">
      <w:pPr>
        <w:rPr>
          <w:rFonts w:hint="eastAsia"/>
        </w:rPr>
      </w:pPr>
      <w:r>
        <w:rPr>
          <w:rFonts w:hint="eastAsia"/>
        </w:rPr>
        <w:t xml:space="preserve">      - 场景数量参考：由模型根据剧情承载自行决定（不设固定场数）</w:t>
      </w:r>
    </w:p>
    <w:p w14:paraId="20BFC463">
      <w:pPr>
        <w:rPr>
          <w:rFonts w:hint="eastAsia"/>
        </w:rPr>
      </w:pPr>
      <w:r>
        <w:rPr>
          <w:rFonts w:hint="eastAsia"/>
        </w:rPr>
        <w:t xml:space="preserve">      - 解析模式：精品剧</w:t>
      </w:r>
    </w:p>
    <w:p w14:paraId="293449BA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F3E61BB">
      <w:pPr>
        <w:rPr>
          <w:rFonts w:hint="eastAsia"/>
        </w:rPr>
      </w:pPr>
      <w:r>
        <w:rPr>
          <w:rFonts w:hint="eastAsia"/>
        </w:rPr>
        <w:t xml:space="preserve">      【解析模式策略】</w:t>
      </w:r>
    </w:p>
    <w:p w14:paraId="47F8F3F6">
      <w:pPr>
        <w:rPr>
          <w:rFonts w:hint="eastAsia"/>
        </w:rPr>
      </w:pPr>
      <w:r>
        <w:rPr>
          <w:rFonts w:hint="eastAsia"/>
        </w:rPr>
        <w:t xml:space="preserve">      根据剧情节奏与情绪起伏安排场景密度，保证每集叙事完整。</w:t>
      </w:r>
    </w:p>
    <w:p w14:paraId="2AAED45C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27987EA">
      <w:pPr>
        <w:rPr>
          <w:rFonts w:hint="eastAsia"/>
        </w:rPr>
      </w:pPr>
      <w:r>
        <w:rPr>
          <w:rFonts w:hint="eastAsia"/>
        </w:rPr>
        <w:t xml:space="preserve">      【本集规划补充】</w:t>
      </w:r>
    </w:p>
    <w:p w14:paraId="195558A4">
      <w:pPr>
        <w:rPr>
          <w:rFonts w:hint="eastAsia"/>
        </w:rPr>
      </w:pPr>
      <w:r>
        <w:rPr>
          <w:rFonts w:hint="eastAsia"/>
        </w:rPr>
        <w:t xml:space="preserve">      开场钩子：除夕天未亮，林秀兰独自在厨房操持年夜饭，婆婆郑桂香却连鸡腿都只许留给孙子小宝。</w:t>
      </w:r>
    </w:p>
    <w:p w14:paraId="3A8AE096">
      <w:pPr>
        <w:rPr>
          <w:rFonts w:hint="eastAsia"/>
        </w:rPr>
      </w:pPr>
      <w:r>
        <w:rPr>
          <w:rFonts w:hint="eastAsia"/>
        </w:rPr>
        <w:t xml:space="preserve">      压迫/羞辱：林秀兰忙了一整天，特意给女儿留下的鸡腿被婆婆当众夺走；婆婆更质问她吃住都靠李家，有什么东西是自己的，丈夫也劝她别为一个鸡腿计较。</w:t>
      </w:r>
    </w:p>
    <w:p w14:paraId="634CD98E">
      <w:pPr>
        <w:rPr>
          <w:rFonts w:hint="eastAsia"/>
        </w:rPr>
      </w:pPr>
      <w:r>
        <w:rPr>
          <w:rFonts w:hint="eastAsia"/>
        </w:rPr>
        <w:t xml:space="preserve">      反击/反转：林秀兰没有继续争辩，而是当众解下围裙，宣布从明天开始，李家的事由李家人自己做。</w:t>
      </w:r>
    </w:p>
    <w:p w14:paraId="00BAE4DA">
      <w:pPr>
        <w:rPr>
          <w:rFonts w:hint="eastAsia"/>
        </w:rPr>
      </w:pPr>
      <w:r>
        <w:rPr>
          <w:rFonts w:hint="eastAsia"/>
        </w:rPr>
        <w:t xml:space="preserve">      情绪曲线：隐忍操劳—女儿受辱—当众被贬低—彻底清醒—平静反击</w:t>
      </w:r>
    </w:p>
    <w:p w14:paraId="6A65AAEF">
      <w:pPr>
        <w:rPr>
          <w:rFonts w:hint="eastAsia"/>
        </w:rPr>
      </w:pPr>
      <w:r>
        <w:rPr>
          <w:rFonts w:hint="eastAsia"/>
        </w:rPr>
        <w:t xml:space="preserve">      结尾钩子：林秀兰低头继续吃饭，郑桂香却已变了脸；失去她操持的李家，第二天将如何运转？</w:t>
      </w:r>
    </w:p>
    <w:p w14:paraId="77758FFA">
      <w:pPr>
        <w:rPr>
          <w:rFonts w:hint="eastAsia"/>
        </w:rPr>
      </w:pPr>
      <w:r>
        <w:rPr>
          <w:rFonts w:hint="eastAsia"/>
        </w:rPr>
        <w:t xml:space="preserve">      爽点类型：觉醒反击</w:t>
      </w:r>
    </w:p>
    <w:p w14:paraId="5F794B12">
      <w:pPr>
        <w:rPr>
          <w:rFonts w:hint="eastAsia"/>
        </w:rPr>
      </w:pPr>
      <w:r>
        <w:rPr>
          <w:rFonts w:hint="eastAsia"/>
        </w:rPr>
        <w:t xml:space="preserve">      资产锚点（来自分集目录，优先沿用，不足再补充）：</w:t>
      </w:r>
    </w:p>
    <w:p w14:paraId="51943D5B">
      <w:pPr>
        <w:rPr>
          <w:rFonts w:hint="eastAsia"/>
        </w:rPr>
      </w:pPr>
      <w:r>
        <w:rPr>
          <w:rFonts w:hint="eastAsia"/>
        </w:rPr>
        <w:t xml:space="preserve">      角色资产：</w:t>
      </w:r>
    </w:p>
    <w:p w14:paraId="14AA6A0E">
      <w:pPr>
        <w:rPr>
          <w:rFonts w:hint="eastAsia"/>
        </w:rPr>
      </w:pPr>
      <w:r>
        <w:rPr>
          <w:rFonts w:hint="eastAsia"/>
        </w:rPr>
        <w:t xml:space="preserve">      - 林秀兰：女，女主角、李家长媳，四十多至五十岁农村女性，黑发整齐束起，身形中等，常穿朴素耐劳的深色衣裤；下厨时系一条旧围裙。</w:t>
      </w:r>
    </w:p>
    <w:p w14:paraId="60D0E390">
      <w:pPr>
        <w:rPr>
          <w:rFonts w:hint="eastAsia"/>
        </w:rPr>
      </w:pPr>
      <w:r>
        <w:rPr>
          <w:rFonts w:hint="eastAsia"/>
        </w:rPr>
        <w:t xml:space="preserve">      - 郑桂香：女，主要对立者、婆婆，六十多岁农村女性，灰黑短发，身形中等，常穿深色外套和朴素布鞋。</w:t>
      </w:r>
    </w:p>
    <w:p w14:paraId="627F6F97">
      <w:pPr>
        <w:rPr>
          <w:rFonts w:hint="eastAsia"/>
        </w:rPr>
      </w:pPr>
      <w:r>
        <w:rPr>
          <w:rFonts w:hint="eastAsia"/>
        </w:rPr>
        <w:t xml:space="preserve">      - 李国强：男，林秀兰丈夫、李家长子，四十多至五十岁农村男性，短黑发，身形中等，常穿深色夹克和长裤。</w:t>
      </w:r>
    </w:p>
    <w:p w14:paraId="43007B9B">
      <w:pPr>
        <w:rPr>
          <w:rFonts w:hint="eastAsia"/>
        </w:rPr>
      </w:pPr>
      <w:r>
        <w:rPr>
          <w:rFonts w:hint="eastAsia"/>
        </w:rPr>
        <w:t xml:space="preserve">      - 李晓雨：女，林秀兰女儿、支持者，二十岁左右年轻女性，黑色长发，身形匀称，常穿整洁的县城休闲外套和长裤。</w:t>
      </w:r>
    </w:p>
    <w:p w14:paraId="6845444F">
      <w:pPr>
        <w:rPr>
          <w:rFonts w:hint="eastAsia"/>
        </w:rPr>
      </w:pPr>
      <w:r>
        <w:rPr>
          <w:rFonts w:hint="eastAsia"/>
        </w:rPr>
        <w:t xml:space="preserve">      - 小宝：男，李国富之子，学龄男孩，短黑发，身形偏小，常穿颜色明快的儿童休闲服。</w:t>
      </w:r>
    </w:p>
    <w:p w14:paraId="1B8475CB">
      <w:pPr>
        <w:rPr>
          <w:rFonts w:hint="eastAsia"/>
        </w:rPr>
      </w:pPr>
      <w:r>
        <w:rPr>
          <w:rFonts w:hint="eastAsia"/>
        </w:rPr>
        <w:t xml:space="preserve">      关键道具：</w:t>
      </w:r>
    </w:p>
    <w:p w14:paraId="7C84FC2E">
      <w:pPr>
        <w:rPr>
          <w:rFonts w:hint="eastAsia"/>
        </w:rPr>
      </w:pPr>
      <w:r>
        <w:rPr>
          <w:rFonts w:hint="eastAsia"/>
        </w:rPr>
        <w:t xml:space="preserve">      - 旧围裙：洗旧的布质围裙，是林秀兰长期承担家务的视觉标志，解下围裙象征她停止无偿操持。</w:t>
      </w:r>
    </w:p>
    <w:p w14:paraId="7C0945CB">
      <w:pPr>
        <w:rPr>
          <w:rFonts w:hint="eastAsia"/>
        </w:rPr>
      </w:pPr>
      <w:r>
        <w:rPr>
          <w:rFonts w:hint="eastAsia"/>
        </w:rPr>
        <w:t xml:space="preserve">      - 鸡腿：年夜饭餐桌上仅剩的一只熟鸡腿，是偏心与家庭权力冲突的导火索。</w:t>
      </w:r>
    </w:p>
    <w:p w14:paraId="1483B9D2">
      <w:pPr>
        <w:rPr>
          <w:rFonts w:hint="eastAsia"/>
        </w:rPr>
      </w:pPr>
      <w:r>
        <w:rPr>
          <w:rFonts w:hint="eastAsia"/>
        </w:rPr>
        <w:t xml:space="preserve">      环境锚点：</w:t>
      </w:r>
    </w:p>
    <w:p w14:paraId="6192FA92">
      <w:pPr>
        <w:rPr>
          <w:rFonts w:hint="eastAsia"/>
        </w:rPr>
      </w:pPr>
      <w:r>
        <w:rPr>
          <w:rFonts w:hint="eastAsia"/>
        </w:rPr>
        <w:t xml:space="preserve">      - 李家老宅-厨房：除夕清晨，灶火旺盛、忙碌压抑</w:t>
      </w:r>
    </w:p>
    <w:p w14:paraId="02A7AD08">
      <w:pPr>
        <w:rPr>
          <w:rFonts w:hint="eastAsia"/>
        </w:rPr>
      </w:pPr>
      <w:r>
        <w:rPr>
          <w:rFonts w:hint="eastAsia"/>
        </w:rPr>
        <w:t xml:space="preserve">      - 李家老宅-堂屋：除夕夜，由团圆热闹骤然转为窒息安静</w:t>
      </w:r>
    </w:p>
    <w:p w14:paraId="5ADCB521">
      <w:pPr>
        <w:rPr>
          <w:rFonts w:hint="eastAsia"/>
        </w:rPr>
      </w:pPr>
      <w:r>
        <w:rPr>
          <w:rFonts w:hint="eastAsia"/>
        </w:rPr>
        <w:t xml:space="preserve">      执行要求：保持角色外观基线与性别呈现一致；关键道具名称和核心功能一致；环境地点与时段命名优先沿用上述锚点。</w:t>
      </w:r>
    </w:p>
    <w:p w14:paraId="1B88D97A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35B9CDE9">
      <w:pPr>
        <w:rPr>
          <w:rFonts w:hint="eastAsia"/>
        </w:rPr>
      </w:pPr>
      <w:r>
        <w:rPr>
          <w:rFonts w:hint="eastAsia"/>
        </w:rPr>
        <w:t xml:space="preserve">      【当前方案的分镜提示词】</w:t>
      </w:r>
    </w:p>
    <w:p w14:paraId="6C8BDB38">
      <w:pPr>
        <w:rPr>
          <w:rFonts w:hint="eastAsia"/>
        </w:rPr>
      </w:pPr>
      <w:r>
        <w:rPr>
          <w:rFonts w:hint="eastAsia"/>
        </w:rPr>
        <w:t xml:space="preserve">      你是一位资深分镜师，负责把输入剧本忠实还原为稳定、可拍摄、可直接进入资产准备和分镜视频生成的方案。</w:t>
      </w:r>
    </w:p>
    <w:p w14:paraId="4B4EEA34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1C581448">
      <w:pPr>
        <w:rPr>
          <w:rFonts w:hint="eastAsia"/>
        </w:rPr>
      </w:pPr>
      <w:r>
        <w:rPr>
          <w:rFonts w:hint="eastAsia"/>
        </w:rPr>
        <w:t xml:space="preserve">      【核心目标】</w:t>
      </w:r>
    </w:p>
    <w:p w14:paraId="63BD083D">
      <w:pPr>
        <w:rPr>
          <w:rFonts w:hint="eastAsia"/>
        </w:rPr>
      </w:pPr>
      <w:r>
        <w:rPr>
          <w:rFonts w:hint="eastAsia"/>
        </w:rPr>
        <w:t xml:space="preserve">      1. 必须覆盖原文完整主线，不得省略关键事件、关键情绪转折和关键旁白。</w:t>
      </w:r>
    </w:p>
    <w:p w14:paraId="5518B50A">
      <w:pPr>
        <w:rPr>
          <w:rFonts w:hint="eastAsia"/>
        </w:rPr>
      </w:pPr>
      <w:r>
        <w:rPr>
          <w:rFonts w:hint="eastAsia"/>
        </w:rPr>
        <w:t xml:space="preserve">      2. 每个场景都要足够可拍，明确环境、角色、动作、镜头重点和关键道具。</w:t>
      </w:r>
    </w:p>
    <w:p w14:paraId="6001C39E">
      <w:pPr>
        <w:rPr>
          <w:rFonts w:hint="eastAsia"/>
        </w:rPr>
      </w:pPr>
      <w:r>
        <w:rPr>
          <w:rFonts w:hint="eastAsia"/>
        </w:rPr>
        <w:t xml:space="preserve">      3. 忠于原文人物关系、事件顺序和人物立场，只做最小必要补全。</w:t>
      </w:r>
    </w:p>
    <w:p w14:paraId="305BC7F9">
      <w:pPr>
        <w:rPr>
          <w:rFonts w:hint="eastAsia"/>
        </w:rPr>
      </w:pPr>
      <w:r>
        <w:rPr>
          <w:rFonts w:hint="eastAsia"/>
        </w:rPr>
        <w:t xml:space="preserve">      4. 优先级：视频生成稳定性 &gt; 剧情与情绪推进 &gt; 电影化镜头表达。</w:t>
      </w:r>
    </w:p>
    <w:p w14:paraId="7354616A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58A616B">
      <w:pPr>
        <w:rPr>
          <w:rFonts w:hint="eastAsia"/>
        </w:rPr>
      </w:pPr>
      <w:r>
        <w:rPr>
          <w:rFonts w:hint="eastAsia"/>
        </w:rPr>
        <w:t xml:space="preserve">      【场景拆分】</w:t>
      </w:r>
    </w:p>
    <w:p w14:paraId="201CD404">
      <w:pPr>
        <w:rPr>
          <w:rFonts w:hint="eastAsia"/>
        </w:rPr>
      </w:pPr>
      <w:r>
        <w:rPr>
          <w:rFonts w:hint="eastAsia"/>
        </w:rPr>
        <w:t xml:space="preserve">      1. 地点变化、时间跳跃、动作阶段变化、情绪明显转折、叙事视角或场景功能变化时，应拆分新场景。</w:t>
      </w:r>
    </w:p>
    <w:p w14:paraId="3AB3A79C">
      <w:pPr>
        <w:rPr>
          <w:rFonts w:hint="eastAsia"/>
        </w:rPr>
      </w:pPr>
      <w:r>
        <w:rPr>
          <w:rFonts w:hint="eastAsia"/>
        </w:rPr>
        <w:t xml:space="preserve">      2. 同一地点、同一时间、同一连续动作中，仅镜头切换、表情推进或台词递进时不要拆场，应在场景描述内逐秒拆镜。</w:t>
      </w:r>
    </w:p>
    <w:p w14:paraId="6F77B53E">
      <w:pPr>
        <w:rPr>
          <w:rFonts w:hint="eastAsia"/>
        </w:rPr>
      </w:pPr>
      <w:r>
        <w:rPr>
          <w:rFonts w:hint="eastAsia"/>
        </w:rPr>
        <w:t xml:space="preserve">      3. 场景数量由剧情承载自行决定，不得为压缩数量而删减关键剧情。</w:t>
      </w:r>
    </w:p>
    <w:p w14:paraId="7FAE0004">
      <w:pPr>
        <w:rPr>
          <w:rFonts w:hint="eastAsia"/>
        </w:rPr>
      </w:pPr>
      <w:r>
        <w:rPr>
          <w:rFonts w:hint="eastAsia"/>
        </w:rPr>
        <w:t xml:space="preserve">      4. 若同一戏剧段超过单场可生成时长，应拆成连续场景承接。</w:t>
      </w:r>
    </w:p>
    <w:p w14:paraId="56F5D1F2">
      <w:pPr>
        <w:rPr>
          <w:ins w:id="0" w:author="Zero" w:date="2026-08-16T13:29:51Z"/>
          <w:rFonts w:hint="eastAsia"/>
        </w:rPr>
      </w:pPr>
      <w:r>
        <w:rPr>
          <w:rFonts w:hint="eastAsia"/>
        </w:rPr>
        <w:t xml:space="preserve">      </w:t>
      </w:r>
      <w:ins w:id="1" w:author="Zero" w:date="2026-08-16T13:29:51Z">
        <w:r>
          <w:rPr>
            <w:rFonts w:hint="eastAsia"/>
          </w:rPr>
          <w:t>5. 单一场景内情绪连贯、无剧烈动作变化、适合保持沉浸感的段落（如长对话、</w:t>
        </w:r>
      </w:ins>
    </w:p>
    <w:p w14:paraId="220D7EBB">
      <w:pPr>
        <w:rPr>
          <w:ins w:id="2" w:author="Zero" w:date="2026-08-16T13:29:51Z"/>
          <w:rFonts w:hint="eastAsia"/>
        </w:rPr>
      </w:pPr>
      <w:ins w:id="3" w:author="Zero" w:date="2026-08-16T13:29:51Z">
        <w:r>
          <w:rPr>
            <w:rFonts w:hint="eastAsia"/>
          </w:rPr>
          <w:t>静态情绪递进），可优先考虑保持为单一连续镜头，不做拆分，需结合当前模型</w:t>
        </w:r>
      </w:ins>
    </w:p>
    <w:p w14:paraId="351E0085">
      <w:pPr>
        <w:rPr>
          <w:ins w:id="4" w:author="Zero" w:date="2026-08-16T13:29:41Z"/>
          <w:rFonts w:hint="eastAsia"/>
        </w:rPr>
      </w:pPr>
      <w:ins w:id="5" w:author="Zero" w:date="2026-08-16T13:29:51Z">
        <w:r>
          <w:rPr>
            <w:rFonts w:hint="eastAsia"/>
          </w:rPr>
          <w:t>单镜头时长上限判断。</w:t>
        </w:r>
      </w:ins>
    </w:p>
    <w:p w14:paraId="30E014DF">
      <w:pPr>
        <w:rPr>
          <w:rFonts w:hint="eastAsia"/>
        </w:rPr>
      </w:pPr>
    </w:p>
    <w:p w14:paraId="37B59604">
      <w:pPr>
        <w:rPr>
          <w:rFonts w:hint="eastAsia"/>
        </w:rPr>
      </w:pPr>
      <w:r>
        <w:rPr>
          <w:rFonts w:hint="eastAsia"/>
        </w:rPr>
        <w:t xml:space="preserve">      【分镜描述】</w:t>
      </w:r>
    </w:p>
    <w:p w14:paraId="72E0B631">
      <w:pPr>
        <w:rPr>
          <w:rFonts w:hint="eastAsia"/>
        </w:rPr>
      </w:pPr>
      <w:r>
        <w:rPr>
          <w:rFonts w:hint="eastAsia"/>
        </w:rPr>
        <w:t xml:space="preserve">      1. 每个场景描述必须是可直接拍摄的详细说明块，不得只写一句概述或普通散文。</w:t>
      </w:r>
    </w:p>
    <w:p w14:paraId="76DB71C2">
      <w:pPr>
        <w:rPr>
          <w:rFonts w:hint="eastAsia"/>
        </w:rPr>
      </w:pPr>
      <w:r>
        <w:rPr>
          <w:rFonts w:hint="eastAsia"/>
        </w:rPr>
        <w:t xml:space="preserve">      2. 优先按“场景功能/情绪定位、镜头设计、声音设计、台词节奏、表演关键点”组织内容。</w:t>
      </w:r>
    </w:p>
    <w:p w14:paraId="454E38D4">
      <w:pPr>
        <w:rPr>
          <w:rFonts w:hint="eastAsia"/>
        </w:rPr>
      </w:pPr>
      <w:r>
        <w:rPr>
          <w:rFonts w:hint="eastAsia"/>
        </w:rPr>
        <w:t xml:space="preserve">      3. 镜头设计从 0 秒开始逐段覆盖场景时长，每行写清景别、运镜、画面动作与对白。</w:t>
      </w:r>
    </w:p>
    <w:p w14:paraId="0C181F5A">
      <w:pPr>
        <w:rPr>
          <w:ins w:id="6" w:author="Zero" w:date="2026-08-16T13:15:25Z"/>
          <w:rFonts w:hint="eastAsia"/>
        </w:rPr>
      </w:pPr>
      <w:r>
        <w:rPr>
          <w:rFonts w:hint="eastAsia"/>
        </w:rPr>
        <w:t xml:space="preserve">      </w:t>
      </w:r>
      <w:ins w:id="7" w:author="Zero" w:date="2026-08-16T13:15:25Z">
        <w:r>
          <w:rPr>
            <w:rFonts w:hint="eastAsia"/>
          </w:rPr>
          <w:t>4. 每行尽量按"主体定义 + 连续动作 + 景别 + 机位 + 运镜 + 光影 + 构图 +</w:t>
        </w:r>
      </w:ins>
    </w:p>
    <w:p w14:paraId="53BB529A">
      <w:pPr>
        <w:rPr>
          <w:ins w:id="8" w:author="Zero" w:date="2026-08-16T13:15:25Z"/>
          <w:rFonts w:hint="eastAsia"/>
        </w:rPr>
      </w:pPr>
      <w:ins w:id="9" w:author="Zero" w:date="2026-08-16T13:15:25Z">
        <w:r>
          <w:rPr>
            <w:rFonts w:hint="eastAsia"/>
          </w:rPr>
          <w:t>约束"组织。</w:t>
        </w:r>
      </w:ins>
    </w:p>
    <w:p w14:paraId="44536EEB">
      <w:pPr>
        <w:rPr>
          <w:ins w:id="10" w:author="Zero" w:date="2026-08-16T13:15:25Z"/>
          <w:rFonts w:hint="eastAsia"/>
        </w:rPr>
      </w:pPr>
    </w:p>
    <w:p w14:paraId="3B4B9B86">
      <w:pPr>
        <w:rPr>
          <w:ins w:id="11" w:author="Zero" w:date="2026-08-16T13:15:25Z"/>
          <w:rFonts w:hint="eastAsia"/>
        </w:rPr>
      </w:pPr>
      <w:ins w:id="12" w:author="Zero" w:date="2026-08-16T13:15:25Z">
        <w:r>
          <w:rPr>
            <w:rFonts w:hint="eastAsia"/>
          </w:rPr>
          <w:t>连续动作的描述应体现动作的速度质感——需要慢镜头效果时，用"缓慢/轻柔/</w:t>
        </w:r>
      </w:ins>
    </w:p>
    <w:p w14:paraId="17F098A8">
      <w:pPr>
        <w:rPr>
          <w:ins w:id="13" w:author="Zero" w:date="2026-08-16T13:15:25Z"/>
          <w:rFonts w:hint="eastAsia"/>
        </w:rPr>
      </w:pPr>
      <w:ins w:id="14" w:author="Zero" w:date="2026-08-16T13:15:25Z">
        <w:r>
          <w:rPr>
            <w:rFonts w:hint="eastAsia"/>
          </w:rPr>
          <w:t>连贯/自然"等词修饰动作本身；需要快镜头效果时，用"明快/利落/连贯"等词</w:t>
        </w:r>
      </w:ins>
    </w:p>
    <w:p w14:paraId="31BEA598">
      <w:pPr>
        <w:rPr>
          <w:ins w:id="15" w:author="Zero" w:date="2026-08-16T13:15:25Z"/>
          <w:rFonts w:hint="eastAsia"/>
        </w:rPr>
      </w:pPr>
      <w:ins w:id="16" w:author="Zero" w:date="2026-08-16T13:15:25Z">
        <w:r>
          <w:rPr>
            <w:rFonts w:hint="eastAsia"/>
          </w:rPr>
          <w:t>修饰动作本身；这是对"连续动作"这一项的写法要求，不需要另起一句单独</w:t>
        </w:r>
      </w:ins>
    </w:p>
    <w:p w14:paraId="7E7FDDA4">
      <w:pPr>
        <w:rPr>
          <w:ins w:id="17" w:author="Zero" w:date="2026-08-16T13:15:25Z"/>
          <w:rFonts w:hint="eastAsia"/>
        </w:rPr>
      </w:pPr>
      <w:ins w:id="18" w:author="Zero" w:date="2026-08-16T13:15:25Z">
        <w:r>
          <w:rPr>
            <w:rFonts w:hint="eastAsia"/>
          </w:rPr>
          <w:t>标注速度处理，也不作为独立的格式项。</w:t>
        </w:r>
      </w:ins>
    </w:p>
    <w:p w14:paraId="2FEDE72E">
      <w:pPr>
        <w:rPr>
          <w:ins w:id="19" w:author="Zero" w:date="2026-08-16T13:15:25Z"/>
          <w:rFonts w:hint="eastAsia"/>
        </w:rPr>
      </w:pPr>
    </w:p>
    <w:p w14:paraId="7DA33312">
      <w:pPr>
        <w:rPr>
          <w:ins w:id="20" w:author="Zero" w:date="2026-08-16T13:15:25Z"/>
          <w:rFonts w:hint="eastAsia"/>
        </w:rPr>
      </w:pPr>
      <w:ins w:id="21" w:author="Zero" w:date="2026-08-16T13:15:25Z">
        <w:r>
          <w:rPr>
            <w:rFonts w:hint="eastAsia"/>
          </w:rPr>
          <w:t>若该场景需要转场效果（黑场淡入淡出、叠化），在时间轴第一段开头或最后</w:t>
        </w:r>
      </w:ins>
    </w:p>
    <w:p w14:paraId="25A9FB2C">
      <w:pPr>
        <w:rPr>
          <w:rFonts w:hint="eastAsia"/>
        </w:rPr>
      </w:pPr>
      <w:ins w:id="22" w:author="Zero" w:date="2026-08-16T13:15:25Z">
        <w:r>
          <w:rPr>
            <w:rFonts w:hint="eastAsia"/>
          </w:rPr>
          <w:t>一段结尾处直接描述转场画面；硬切（cut，默认情况）不需要任何文字说明。</w:t>
        </w:r>
      </w:ins>
      <w:del w:id="23" w:author="Zero" w:date="2026-08-16T13:15:25Z">
        <w:r>
          <w:rPr>
            <w:rFonts w:hint="eastAsia"/>
          </w:rPr>
          <w:delText>4. 每行尽量按“主体定义 + 连续动作 + 景别 + 运镜 + 光影 + 约束”组织。</w:delText>
        </w:r>
      </w:del>
    </w:p>
    <w:p w14:paraId="5CF27F3B">
      <w:pPr>
        <w:rPr>
          <w:rFonts w:hint="eastAsia"/>
        </w:rPr>
      </w:pPr>
      <w:r>
        <w:rPr>
          <w:rFonts w:hint="eastAsia"/>
        </w:rPr>
        <w:t xml:space="preserve">      5. 对白写进对应镜头行，每个短分镜只保留必要的核心台词；旁白或画外音应落在正确时间点。</w:t>
      </w:r>
    </w:p>
    <w:p w14:paraId="31B8C1AF">
      <w:pPr>
        <w:rPr>
          <w:rFonts w:hint="eastAsia"/>
        </w:rPr>
      </w:pPr>
      <w:r>
        <w:rPr>
          <w:rFonts w:hint="eastAsia"/>
        </w:rPr>
        <w:t xml:space="preserve">      6. 声音设计描述环境音、关键动作声和语气节奏；表演关键点描述眼神、停顿、微表情、手部动作和身体重心。</w:t>
      </w:r>
    </w:p>
    <w:p w14:paraId="0CB40BCB">
      <w:pPr>
        <w:rPr>
          <w:rFonts w:hint="eastAsia"/>
        </w:rPr>
      </w:pPr>
      <w:r>
        <w:rPr>
          <w:rFonts w:hint="eastAsia"/>
        </w:rPr>
        <w:t xml:space="preserve">      7. 禁止使用“氛围感、电影感、好看点”等抽象词，改为可执行的镜头、动作、光线与空间描述。</w:t>
      </w:r>
    </w:p>
    <w:p w14:paraId="0ABF6EDD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475DD6C">
      <w:pPr>
        <w:rPr>
          <w:ins w:id="24" w:author="Zero" w:date="2026-08-16T12:46:10Z"/>
          <w:rFonts w:hint="eastAsia"/>
        </w:rPr>
      </w:pPr>
      <w:r>
        <w:rPr>
          <w:rFonts w:hint="eastAsia"/>
        </w:rPr>
        <w:t xml:space="preserve">      【镜头与动作稳定性】</w:t>
      </w:r>
    </w:p>
    <w:p w14:paraId="439BE469">
      <w:pPr>
        <w:rPr>
          <w:ins w:id="25" w:author="Zero" w:date="2026-08-16T12:46:21Z"/>
          <w:rFonts w:hint="default" w:eastAsiaTheme="minorEastAsia"/>
          <w:lang w:val="en-US" w:eastAsia="zh-CN"/>
        </w:rPr>
      </w:pPr>
      <w:ins w:id="26" w:author="Zero" w:date="2026-08-16T12:46:21Z">
        <w:r>
          <w:rPr>
            <w:rFonts w:hint="default" w:eastAsiaTheme="minorEastAsia"/>
            <w:lang w:val="en-US" w:eastAsia="zh-CN"/>
          </w:rPr>
          <w:t>【生成能力边界说明】</w:t>
        </w:r>
      </w:ins>
      <w:bookmarkStart w:id="0" w:name="_GoBack"/>
      <w:bookmarkEnd w:id="0"/>
    </w:p>
    <w:p w14:paraId="73730842">
      <w:pPr>
        <w:rPr>
          <w:ins w:id="27" w:author="Zero" w:date="2026-08-16T12:46:21Z"/>
          <w:rFonts w:hint="default" w:eastAsiaTheme="minorEastAsia"/>
          <w:lang w:val="en-US" w:eastAsia="zh-CN"/>
        </w:rPr>
      </w:pPr>
      <w:ins w:id="28" w:author="Zero" w:date="2026-08-16T12:46:21Z">
        <w:r>
          <w:rPr>
            <w:rFonts w:hint="default" w:eastAsiaTheme="minorEastAsia"/>
            <w:lang w:val="en-US" w:eastAsia="zh-CN"/>
          </w:rPr>
          <w:t>本提示词不预设AI生成模型的技术能力上限，所有镜头语言、特效、转场均按</w:t>
        </w:r>
      </w:ins>
    </w:p>
    <w:p w14:paraId="2CC7099A">
      <w:pPr>
        <w:rPr>
          <w:ins w:id="29" w:author="Zero" w:date="2026-08-16T12:46:21Z"/>
          <w:rFonts w:hint="default" w:eastAsiaTheme="minorEastAsia"/>
          <w:lang w:val="en-US" w:eastAsia="zh-CN"/>
        </w:rPr>
      </w:pPr>
      <w:ins w:id="30" w:author="Zero" w:date="2026-08-16T12:46:21Z">
        <w:r>
          <w:rPr>
            <w:rFonts w:hint="default" w:eastAsiaTheme="minorEastAsia"/>
            <w:lang w:val="en-US" w:eastAsia="zh-CN"/>
          </w:rPr>
          <w:t>最佳叙事效果编写。若实际生成中出现特定技术无法稳定实现的情况，应在</w:t>
        </w:r>
      </w:ins>
    </w:p>
    <w:p w14:paraId="70515B6B">
      <w:pPr>
        <w:rPr>
          <w:rFonts w:hint="default" w:eastAsiaTheme="minorEastAsia"/>
          <w:lang w:val="en-US" w:eastAsia="zh-CN"/>
        </w:rPr>
      </w:pPr>
      <w:ins w:id="31" w:author="Zero" w:date="2026-08-16T12:46:21Z">
        <w:r>
          <w:rPr>
            <w:rFonts w:hint="default" w:eastAsiaTheme="minorEastAsia"/>
            <w:lang w:val="en-US" w:eastAsia="zh-CN"/>
          </w:rPr>
          <w:t>使用后反馈调整，而非在提示词层面提前限制或规避。</w:t>
        </w:r>
      </w:ins>
    </w:p>
    <w:p w14:paraId="2BCDEF45">
      <w:pPr>
        <w:rPr>
          <w:rFonts w:hint="eastAsia"/>
        </w:rPr>
      </w:pPr>
      <w:r>
        <w:rPr>
          <w:rFonts w:hint="eastAsia"/>
        </w:rPr>
        <w:t xml:space="preserve">      1. 每个分镜只承载一个核心剧情点、一个核心动作和一个视觉重点。</w:t>
      </w:r>
    </w:p>
    <w:p w14:paraId="0DDEE268">
      <w:pPr>
        <w:rPr>
          <w:rFonts w:hint="eastAsia"/>
        </w:rPr>
      </w:pPr>
      <w:r>
        <w:rPr>
          <w:rFonts w:hint="eastAsia"/>
        </w:rPr>
        <w:t xml:space="preserve">      2. 动作保持克制、连续、可执行，避免在短时间内堆叠多个复杂动作。</w:t>
      </w:r>
    </w:p>
    <w:p w14:paraId="02B5257D">
      <w:pPr>
        <w:rPr>
          <w:rFonts w:hint="eastAsia"/>
        </w:rPr>
      </w:pPr>
      <w:r>
        <w:rPr>
          <w:rFonts w:hint="eastAsia"/>
        </w:rPr>
        <w:t xml:space="preserve">      3. 运镜首先保证主体清晰、动作连续和生成可执行；固定镜头、推拉、跟拍、手持、环绕或其他方式</w:t>
      </w:r>
      <w:ins w:id="32" w:author="Zero" w:date="2026-08-16T09:28:19Z">
        <w:r>
          <w:rPr>
            <w:rFonts w:hint="eastAsia"/>
          </w:rPr>
          <w:t>默认使用固定镜头，仅特定场景可切换其他运镜方式（见下方运镜规则）</w:t>
        </w:r>
      </w:ins>
      <w:del w:id="33" w:author="Zero" w:date="2026-08-16T09:28:02Z">
        <w:r>
          <w:rPr>
            <w:rFonts w:hint="eastAsia"/>
          </w:rPr>
          <w:delText>均可根据叙事需要自由组合，避免无目的堆叠</w:delText>
        </w:r>
      </w:del>
      <w:r>
        <w:rPr>
          <w:rFonts w:hint="eastAsia"/>
        </w:rPr>
        <w:t>。</w:t>
      </w:r>
    </w:p>
    <w:p w14:paraId="0D398DF1">
      <w:pPr>
        <w:rPr>
          <w:rFonts w:hint="eastAsia"/>
        </w:rPr>
      </w:pPr>
      <w:r>
        <w:rPr>
          <w:rFonts w:hint="eastAsia"/>
        </w:rPr>
        <w:t xml:space="preserve">      4. 景别与构图服务于叙事</w:t>
      </w:r>
      <w:del w:id="34" w:author="Zero" w:date="2026-08-16T09:29:49Z">
        <w:r>
          <w:rPr>
            <w:rFonts w:hint="eastAsia"/>
          </w:rPr>
          <w:delText>，</w:delText>
        </w:r>
      </w:del>
      <w:del w:id="35" w:author="Zero" w:date="2026-08-16T09:29:48Z">
        <w:r>
          <w:rPr>
            <w:rFonts w:hint="eastAsia"/>
          </w:rPr>
          <w:delText>可根据空间关系、人物权力、主观感受和节奏自由选择，不把特定场景类型绑定到固定景别</w:delText>
        </w:r>
      </w:del>
      <w:r>
        <w:rPr>
          <w:rFonts w:hint="eastAsia"/>
        </w:rPr>
        <w:t>。</w:t>
      </w:r>
    </w:p>
    <w:p w14:paraId="7949E85E">
      <w:pPr>
        <w:rPr>
          <w:ins w:id="36" w:author="Zero" w:date="2026-08-16T09:30:29Z"/>
          <w:rFonts w:hint="eastAsia"/>
        </w:rPr>
      </w:pPr>
      <w:r>
        <w:rPr>
          <w:rFonts w:hint="eastAsia"/>
        </w:rPr>
        <w:t xml:space="preserve">      5. 涉及图生视频时，强调与参考图主体一致，不修改角色、服装、环境和关键道具的核心设定。</w:t>
      </w:r>
    </w:p>
    <w:p w14:paraId="3C2885E5">
      <w:pPr>
        <w:rPr>
          <w:ins w:id="37" w:author="Zero" w:date="2026-08-16T09:31:22Z"/>
          <w:rFonts w:hint="eastAsia"/>
        </w:rPr>
      </w:pPr>
      <w:ins w:id="38" w:author="Zero" w:date="2026-08-16T09:31:22Z">
        <w:r>
          <w:rPr>
            <w:rFonts w:hint="eastAsia"/>
          </w:rPr>
          <w:t>【景别 shot_size 可选值】</w:t>
        </w:r>
      </w:ins>
    </w:p>
    <w:p w14:paraId="6C49CC02">
      <w:pPr>
        <w:rPr>
          <w:ins w:id="39" w:author="Zero" w:date="2026-08-16T09:31:22Z"/>
          <w:rFonts w:hint="eastAsia"/>
        </w:rPr>
      </w:pPr>
      <w:ins w:id="40" w:author="Zero" w:date="2026-08-16T09:31:22Z">
        <w:r>
          <w:rPr>
            <w:rFonts w:hint="eastAsia"/>
          </w:rPr>
          <w:t>- 中景：对话、日常动作、人物关系（默认最常用）</w:t>
        </w:r>
      </w:ins>
    </w:p>
    <w:p w14:paraId="1262139A">
      <w:pPr>
        <w:rPr>
          <w:ins w:id="41" w:author="Zero" w:date="2026-08-16T09:31:22Z"/>
          <w:rFonts w:hint="eastAsia"/>
        </w:rPr>
      </w:pPr>
      <w:ins w:id="42" w:author="Zero" w:date="2026-08-16T09:31:22Z">
        <w:r>
          <w:rPr>
            <w:rFonts w:hint="eastAsia"/>
          </w:rPr>
          <w:t>- 中近景：情绪对话、轻微动作、亲密互动</w:t>
        </w:r>
      </w:ins>
    </w:p>
    <w:p w14:paraId="7F1AB8BB">
      <w:pPr>
        <w:rPr>
          <w:ins w:id="43" w:author="Zero" w:date="2026-08-16T09:31:22Z"/>
          <w:rFonts w:hint="eastAsia"/>
        </w:rPr>
      </w:pPr>
      <w:ins w:id="44" w:author="Zero" w:date="2026-08-16T09:31:22Z">
        <w:r>
          <w:rPr>
            <w:rFonts w:hint="eastAsia"/>
          </w:rPr>
          <w:t>- 近景：表情变化、压迫感、心理变化</w:t>
        </w:r>
      </w:ins>
    </w:p>
    <w:p w14:paraId="60791E18">
      <w:pPr>
        <w:rPr>
          <w:ins w:id="45" w:author="Zero" w:date="2026-08-16T09:31:22Z"/>
          <w:rFonts w:hint="eastAsia"/>
        </w:rPr>
      </w:pPr>
      <w:ins w:id="46" w:author="Zero" w:date="2026-08-16T09:31:22Z">
        <w:r>
          <w:rPr>
            <w:rFonts w:hint="eastAsia"/>
          </w:rPr>
          <w:t>- 特写：眼神、手部、道具、证据、泪水</w:t>
        </w:r>
      </w:ins>
    </w:p>
    <w:p w14:paraId="44A23FFA">
      <w:pPr>
        <w:rPr>
          <w:ins w:id="47" w:author="Zero" w:date="2026-08-16T09:31:22Z"/>
          <w:rFonts w:hint="eastAsia"/>
        </w:rPr>
      </w:pPr>
      <w:ins w:id="48" w:author="Zero" w:date="2026-08-16T09:31:22Z">
        <w:r>
          <w:rPr>
            <w:rFonts w:hint="eastAsia"/>
          </w:rPr>
          <w:t>- 大特写：极强情绪点、关键证据、爆点瞬间</w:t>
        </w:r>
      </w:ins>
    </w:p>
    <w:p w14:paraId="23A13E2A">
      <w:pPr>
        <w:rPr>
          <w:ins w:id="49" w:author="Zero" w:date="2026-08-16T09:31:22Z"/>
          <w:rFonts w:hint="eastAsia"/>
        </w:rPr>
      </w:pPr>
      <w:ins w:id="50" w:author="Zero" w:date="2026-08-16T09:31:22Z">
        <w:r>
          <w:rPr>
            <w:rFonts w:hint="eastAsia"/>
          </w:rPr>
          <w:t>- 全景：交代人物站位、空间关系、多人对峙（每场戏最多用一次，不作默认）</w:t>
        </w:r>
      </w:ins>
    </w:p>
    <w:p w14:paraId="6B132B0B">
      <w:pPr>
        <w:rPr>
          <w:ins w:id="51" w:author="Zero" w:date="2026-08-16T09:31:22Z"/>
          <w:rFonts w:hint="eastAsia"/>
        </w:rPr>
      </w:pPr>
      <w:ins w:id="52" w:author="Zero" w:date="2026-08-16T09:31:22Z">
        <w:r>
          <w:rPr>
            <w:rFonts w:hint="eastAsia"/>
          </w:rPr>
          <w:t>- 大远景：展示大环境、孤独感（仅限极少数建立镜头，本剧几乎不用）</w:t>
        </w:r>
      </w:ins>
    </w:p>
    <w:p w14:paraId="06C271EC">
      <w:pPr>
        <w:rPr>
          <w:ins w:id="53" w:author="Zero" w:date="2026-08-16T09:31:22Z"/>
          <w:rFonts w:hint="eastAsia"/>
        </w:rPr>
      </w:pPr>
    </w:p>
    <w:p w14:paraId="2E842E9C">
      <w:pPr>
        <w:rPr>
          <w:ins w:id="54" w:author="Zero" w:date="2026-08-16T09:31:22Z"/>
          <w:rFonts w:hint="eastAsia"/>
        </w:rPr>
      </w:pPr>
      <w:ins w:id="55" w:author="Zero" w:date="2026-08-16T09:31:22Z">
        <w:r>
          <w:rPr>
            <w:rFonts w:hint="eastAsia"/>
          </w:rPr>
          <w:t>【机位 camera_angle 可选值】</w:t>
        </w:r>
      </w:ins>
    </w:p>
    <w:p w14:paraId="7E34BEAE">
      <w:pPr>
        <w:rPr>
          <w:ins w:id="56" w:author="Zero" w:date="2026-08-16T09:31:22Z"/>
          <w:rFonts w:hint="eastAsia"/>
        </w:rPr>
      </w:pPr>
      <w:ins w:id="57" w:author="Zero" w:date="2026-08-16T09:31:22Z">
        <w:r>
          <w:rPr>
            <w:rFonts w:hint="eastAsia"/>
          </w:rPr>
          <w:t>- 平视机位：最常用，真实、克制、生活化（默认）</w:t>
        </w:r>
      </w:ins>
    </w:p>
    <w:p w14:paraId="194CD793">
      <w:pPr>
        <w:rPr>
          <w:ins w:id="58" w:author="Zero" w:date="2026-08-16T09:31:22Z"/>
          <w:rFonts w:hint="eastAsia"/>
        </w:rPr>
      </w:pPr>
      <w:ins w:id="59" w:author="Zero" w:date="2026-08-16T09:31:22Z">
        <w:r>
          <w:rPr>
            <w:rFonts w:hint="eastAsia"/>
          </w:rPr>
          <w:t>- 三分之四侧前机位：兼顾表情和空间，多人对话可用</w:t>
        </w:r>
      </w:ins>
    </w:p>
    <w:p w14:paraId="430602A9">
      <w:pPr>
        <w:rPr>
          <w:ins w:id="60" w:author="Zero" w:date="2026-08-16T09:31:22Z"/>
          <w:rFonts w:hint="eastAsia"/>
        </w:rPr>
      </w:pPr>
      <w:ins w:id="61" w:author="Zero" w:date="2026-08-16T09:31:22Z">
        <w:r>
          <w:rPr>
            <w:rFonts w:hint="eastAsia"/>
          </w:rPr>
          <w:t>- 轻微俯视：表现弱势、被压迫、无助</w:t>
        </w:r>
      </w:ins>
    </w:p>
    <w:p w14:paraId="29A99918">
      <w:pPr>
        <w:rPr>
          <w:ins w:id="62" w:author="Zero" w:date="2026-08-16T09:31:22Z"/>
          <w:rFonts w:hint="eastAsia"/>
        </w:rPr>
      </w:pPr>
      <w:ins w:id="63" w:author="Zero" w:date="2026-08-16T09:31:22Z">
        <w:r>
          <w:rPr>
            <w:rFonts w:hint="eastAsia"/>
          </w:rPr>
          <w:t>- 轻微仰拍：表现强势、权威、掌控</w:t>
        </w:r>
      </w:ins>
    </w:p>
    <w:p w14:paraId="6BDE3A37">
      <w:pPr>
        <w:rPr>
          <w:ins w:id="64" w:author="Zero" w:date="2026-08-16T09:31:22Z"/>
          <w:rFonts w:hint="eastAsia"/>
        </w:rPr>
      </w:pPr>
      <w:ins w:id="65" w:author="Zero" w:date="2026-08-16T09:31:22Z">
        <w:r>
          <w:rPr>
            <w:rFonts w:hint="eastAsia"/>
          </w:rPr>
          <w:t>- 侧面机位：关系距离、僵持、冷淡</w:t>
        </w:r>
      </w:ins>
    </w:p>
    <w:p w14:paraId="28B7C859">
      <w:pPr>
        <w:rPr>
          <w:ins w:id="66" w:author="Zero" w:date="2026-08-16T09:31:22Z"/>
          <w:rFonts w:hint="eastAsia"/>
        </w:rPr>
      </w:pPr>
      <w:ins w:id="67" w:author="Zero" w:date="2026-08-16T09:31:22Z">
        <w:r>
          <w:rPr>
            <w:rFonts w:hint="eastAsia"/>
          </w:rPr>
          <w:t>- 背后机位：守护、离开、旁观、压抑</w:t>
        </w:r>
      </w:ins>
    </w:p>
    <w:p w14:paraId="4120964C">
      <w:pPr>
        <w:rPr>
          <w:ins w:id="68" w:author="Zero" w:date="2026-08-16T09:31:22Z"/>
          <w:rFonts w:hint="eastAsia"/>
        </w:rPr>
      </w:pPr>
      <w:ins w:id="69" w:author="Zero" w:date="2026-08-16T09:31:22Z">
        <w:r>
          <w:rPr>
            <w:rFonts w:hint="eastAsia"/>
          </w:rPr>
          <w:t>- 门外视角：偷窥、旁观、距离感、家庭压抑</w:t>
        </w:r>
      </w:ins>
    </w:p>
    <w:p w14:paraId="39090D25">
      <w:pPr>
        <w:rPr>
          <w:ins w:id="70" w:author="Zero" w:date="2026-08-16T09:31:22Z"/>
          <w:rFonts w:hint="eastAsia"/>
        </w:rPr>
      </w:pPr>
      <w:ins w:id="71" w:author="Zero" w:date="2026-08-16T09:31:22Z">
        <w:r>
          <w:rPr>
            <w:rFonts w:hint="eastAsia"/>
          </w:rPr>
          <w:t>- 过肩镜头：对峙、正反打、审问</w:t>
        </w:r>
      </w:ins>
    </w:p>
    <w:p w14:paraId="585A7478">
      <w:pPr>
        <w:rPr>
          <w:ins w:id="72" w:author="Zero" w:date="2026-08-16T09:31:22Z"/>
          <w:rFonts w:hint="eastAsia"/>
        </w:rPr>
      </w:pPr>
    </w:p>
    <w:p w14:paraId="368F6395">
      <w:pPr>
        <w:rPr>
          <w:ins w:id="73" w:author="Zero" w:date="2026-08-16T09:31:22Z"/>
          <w:rFonts w:hint="eastAsia"/>
        </w:rPr>
      </w:pPr>
      <w:ins w:id="74" w:author="Zero" w:date="2026-08-16T09:31:22Z">
        <w:r>
          <w:rPr>
            <w:rFonts w:hint="eastAsia"/>
          </w:rPr>
          <w:t>【运镜 camera_movement 可选值】</w:t>
        </w:r>
      </w:ins>
    </w:p>
    <w:p w14:paraId="01009924">
      <w:pPr>
        <w:rPr>
          <w:ins w:id="75" w:author="Zero" w:date="2026-08-16T09:31:22Z"/>
          <w:rFonts w:hint="eastAsia"/>
        </w:rPr>
      </w:pPr>
      <w:ins w:id="76" w:author="Zero" w:date="2026-08-16T09:31:22Z">
        <w:r>
          <w:rPr>
            <w:rFonts w:hint="eastAsia"/>
          </w:rPr>
          <w:t>- 固定镜头：稳定、克制、压抑、真实（默认，全篇大多数场景使用）</w:t>
        </w:r>
      </w:ins>
    </w:p>
    <w:p w14:paraId="305A6AE8">
      <w:pPr>
        <w:rPr>
          <w:ins w:id="77" w:author="Zero" w:date="2026-08-16T09:31:22Z"/>
          <w:rFonts w:hint="eastAsia"/>
        </w:rPr>
      </w:pPr>
      <w:ins w:id="78" w:author="Zero" w:date="2026-08-16T09:31:22Z">
        <w:r>
          <w:rPr>
            <w:rFonts w:hint="eastAsia"/>
          </w:rPr>
          <w:t>- 缓慢推近：情绪升级、发现真相、压迫增强（仅限dramatic.function为"钩子"或"爽点"的场景）</w:t>
        </w:r>
      </w:ins>
    </w:p>
    <w:p w14:paraId="5E31D3BE">
      <w:pPr>
        <w:rPr>
          <w:ins w:id="79" w:author="Zero" w:date="2026-08-16T09:31:22Z"/>
          <w:rFonts w:hint="eastAsia"/>
        </w:rPr>
      </w:pPr>
      <w:ins w:id="80" w:author="Zero" w:date="2026-08-16T09:31:22Z">
        <w:r>
          <w:rPr>
            <w:rFonts w:hint="eastAsia"/>
          </w:rPr>
          <w:t>- 缓慢拉远：孤独、失落、关系疏远（同上，限高光场景）</w:t>
        </w:r>
      </w:ins>
    </w:p>
    <w:p w14:paraId="06528E44">
      <w:pPr>
        <w:rPr>
          <w:ins w:id="81" w:author="Zero" w:date="2026-08-16T09:31:22Z"/>
          <w:rFonts w:hint="eastAsia"/>
        </w:rPr>
      </w:pPr>
      <w:ins w:id="82" w:author="Zero" w:date="2026-08-16T09:31:22Z">
        <w:r>
          <w:rPr>
            <w:rFonts w:hint="eastAsia"/>
          </w:rPr>
          <w:t>- 轻微手持：纪实感、不安（谨慎使用，不要过度）</w:t>
        </w:r>
      </w:ins>
    </w:p>
    <w:p w14:paraId="00C555EE">
      <w:pPr>
        <w:rPr>
          <w:ins w:id="83" w:author="Zero" w:date="2026-08-16T09:31:22Z"/>
          <w:rFonts w:hint="eastAsia"/>
        </w:rPr>
      </w:pPr>
      <w:ins w:id="84" w:author="Zero" w:date="2026-08-16T09:31:22Z">
        <w:r>
          <w:rPr>
            <w:rFonts w:hint="eastAsia"/>
          </w:rPr>
          <w:t>- 跟随镜头：人物离开、奔跑、移动决策</w:t>
        </w:r>
      </w:ins>
    </w:p>
    <w:p w14:paraId="1DA9782C">
      <w:pPr>
        <w:rPr>
          <w:ins w:id="85" w:author="Zero" w:date="2026-08-16T13:58:57Z"/>
          <w:rFonts w:hint="eastAsia"/>
        </w:rPr>
      </w:pPr>
      <w:ins w:id="86" w:author="Zero" w:date="2026-08-16T09:31:22Z">
        <w:r>
          <w:rPr>
            <w:rFonts w:hint="eastAsia"/>
          </w:rPr>
          <w:t>- 横移：展示空间关系</w:t>
        </w:r>
      </w:ins>
    </w:p>
    <w:p w14:paraId="65E5C149">
      <w:pPr>
        <w:rPr>
          <w:ins w:id="87" w:author="Zero" w:date="2026-08-16T13:59:00Z"/>
          <w:rFonts w:hint="eastAsia"/>
        </w:rPr>
      </w:pPr>
      <w:ins w:id="88" w:author="Zero" w:date="2026-08-16T13:59:00Z">
        <w:r>
          <w:rPr>
            <w:rFonts w:hint="eastAsia"/>
          </w:rPr>
          <w:t>- 焦点转移：虚焦到实焦（或反向），用于"发现真相""视线聚焦关键道具"类场景</w:t>
        </w:r>
      </w:ins>
    </w:p>
    <w:p w14:paraId="43F02DE7">
      <w:pPr>
        <w:rPr>
          <w:ins w:id="89" w:author="Zero" w:date="2026-08-16T09:31:22Z"/>
          <w:rFonts w:hint="eastAsia"/>
        </w:rPr>
      </w:pPr>
      <w:ins w:id="90" w:author="Zero" w:date="2026-08-16T13:59:00Z">
        <w:r>
          <w:rPr>
            <w:rFonts w:hint="eastAsia"/>
          </w:rPr>
          <w:t xml:space="preserve">  （如发现旧照片、看清转账单细节）</w:t>
        </w:r>
      </w:ins>
    </w:p>
    <w:p w14:paraId="58D0BBD1">
      <w:pPr>
        <w:rPr>
          <w:ins w:id="91" w:author="Zero" w:date="2026-08-16T09:31:22Z"/>
          <w:rFonts w:hint="eastAsia"/>
        </w:rPr>
      </w:pPr>
      <w:ins w:id="92" w:author="Zero" w:date="2026-08-16T09:31:22Z">
        <w:r>
          <w:rPr>
            <w:rFonts w:hint="eastAsia"/>
          </w:rPr>
          <w:t>（注：快速切换属于剪辑手法而非单镜头运镜，不写入单场description，留给后期剪辑处理）</w:t>
        </w:r>
      </w:ins>
    </w:p>
    <w:p w14:paraId="176D71EF">
      <w:pPr>
        <w:rPr>
          <w:ins w:id="93" w:author="Zero" w:date="2026-08-16T09:31:22Z"/>
          <w:rFonts w:hint="eastAsia"/>
        </w:rPr>
      </w:pPr>
    </w:p>
    <w:p w14:paraId="792EB4A7">
      <w:pPr>
        <w:rPr>
          <w:ins w:id="94" w:author="Zero" w:date="2026-08-16T09:31:22Z"/>
          <w:rFonts w:hint="eastAsia"/>
        </w:rPr>
      </w:pPr>
      <w:ins w:id="95" w:author="Zero" w:date="2026-08-16T09:31:22Z">
        <w:r>
          <w:rPr>
            <w:rFonts w:hint="eastAsia"/>
          </w:rPr>
          <w:t>【光影 lighting 可选值】</w:t>
        </w:r>
      </w:ins>
    </w:p>
    <w:p w14:paraId="65D07EA3">
      <w:pPr>
        <w:rPr>
          <w:ins w:id="96" w:author="Zero" w:date="2026-08-16T09:31:22Z"/>
          <w:rFonts w:hint="eastAsia"/>
        </w:rPr>
      </w:pPr>
      <w:ins w:id="97" w:author="Zero" w:date="2026-08-16T09:31:22Z">
        <w:r>
          <w:rPr>
            <w:rFonts w:hint="eastAsia"/>
          </w:rPr>
          <w:t>- 自然光：日常、生活流、现实主义（默认）</w:t>
        </w:r>
      </w:ins>
    </w:p>
    <w:p w14:paraId="3DA0C196">
      <w:pPr>
        <w:rPr>
          <w:ins w:id="98" w:author="Zero" w:date="2026-08-16T09:31:22Z"/>
          <w:rFonts w:hint="eastAsia"/>
        </w:rPr>
      </w:pPr>
      <w:ins w:id="99" w:author="Zero" w:date="2026-08-16T09:31:22Z">
        <w:r>
          <w:rPr>
            <w:rFonts w:hint="eastAsia"/>
          </w:rPr>
          <w:t>- 暖光：温情、家庭、关系缓和</w:t>
        </w:r>
      </w:ins>
    </w:p>
    <w:p w14:paraId="78B4C1B3">
      <w:pPr>
        <w:rPr>
          <w:ins w:id="100" w:author="Zero" w:date="2026-08-16T09:31:22Z"/>
          <w:rFonts w:hint="eastAsia"/>
        </w:rPr>
      </w:pPr>
      <w:ins w:id="101" w:author="Zero" w:date="2026-08-16T09:31:22Z">
        <w:r>
          <w:rPr>
            <w:rFonts w:hint="eastAsia"/>
          </w:rPr>
          <w:t>- 冷光：职场、压迫、疏离、医院</w:t>
        </w:r>
      </w:ins>
    </w:p>
    <w:p w14:paraId="21D464AC">
      <w:pPr>
        <w:rPr>
          <w:ins w:id="102" w:author="Zero" w:date="2026-08-16T09:31:22Z"/>
          <w:rFonts w:hint="eastAsia"/>
        </w:rPr>
      </w:pPr>
      <w:ins w:id="103" w:author="Zero" w:date="2026-08-16T09:31:22Z">
        <w:r>
          <w:rPr>
            <w:rFonts w:hint="eastAsia"/>
          </w:rPr>
          <w:t>- 暗调：危机、压抑、隐忍、悲伤、夜晚场景</w:t>
        </w:r>
      </w:ins>
    </w:p>
    <w:p w14:paraId="3AEF2EF8">
      <w:pPr>
        <w:rPr>
          <w:ins w:id="104" w:author="Zero" w:date="2026-08-16T09:31:22Z"/>
          <w:rFonts w:hint="eastAsia"/>
        </w:rPr>
      </w:pPr>
      <w:ins w:id="105" w:author="Zero" w:date="2026-08-16T09:31:22Z">
        <w:r>
          <w:rPr>
            <w:rFonts w:hint="eastAsia"/>
          </w:rPr>
          <w:t>- 高亮：爽点、揭露、公开场合</w:t>
        </w:r>
      </w:ins>
    </w:p>
    <w:p w14:paraId="79C6781C">
      <w:pPr>
        <w:rPr>
          <w:ins w:id="106" w:author="Zero" w:date="2026-08-16T09:31:22Z"/>
          <w:rFonts w:hint="eastAsia"/>
        </w:rPr>
      </w:pPr>
      <w:ins w:id="107" w:author="Zero" w:date="2026-08-16T09:31:22Z">
        <w:r>
          <w:rPr>
            <w:rFonts w:hint="eastAsia"/>
          </w:rPr>
          <w:t>- 局部高光：道具、证据、泪水、眼神特写时使用</w:t>
        </w:r>
      </w:ins>
    </w:p>
    <w:p w14:paraId="59A93832">
      <w:pPr>
        <w:rPr>
          <w:ins w:id="108" w:author="Zero" w:date="2026-08-16T09:31:22Z"/>
          <w:rFonts w:hint="eastAsia"/>
        </w:rPr>
      </w:pPr>
      <w:ins w:id="109" w:author="Zero" w:date="2026-08-16T09:31:22Z">
        <w:r>
          <w:rPr>
            <w:rFonts w:hint="eastAsia"/>
          </w:rPr>
          <w:t>- 逆光：离别、门口人物、情绪留白</w:t>
        </w:r>
      </w:ins>
    </w:p>
    <w:p w14:paraId="70ECDB0C">
      <w:pPr>
        <w:rPr>
          <w:ins w:id="110" w:author="Zero" w:date="2026-08-16T09:31:22Z"/>
          <w:rFonts w:hint="eastAsia"/>
        </w:rPr>
      </w:pPr>
      <w:ins w:id="111" w:author="Zero" w:date="2026-08-16T09:31:22Z">
        <w:r>
          <w:rPr>
            <w:rFonts w:hint="eastAsia"/>
          </w:rPr>
          <w:t>- 阴影切割：压迫、悬疑、内心分裂</w:t>
        </w:r>
      </w:ins>
    </w:p>
    <w:p w14:paraId="12DA13C7">
      <w:pPr>
        <w:rPr>
          <w:ins w:id="112" w:author="Zero" w:date="2026-08-16T09:31:22Z"/>
          <w:rFonts w:hint="eastAsia"/>
        </w:rPr>
      </w:pPr>
    </w:p>
    <w:p w14:paraId="647E3053">
      <w:pPr>
        <w:rPr>
          <w:ins w:id="113" w:author="Zero" w:date="2026-08-16T09:31:22Z"/>
          <w:rFonts w:hint="eastAsia"/>
        </w:rPr>
      </w:pPr>
      <w:ins w:id="114" w:author="Zero" w:date="2026-08-16T09:31:22Z">
        <w:r>
          <w:rPr>
            <w:rFonts w:hint="eastAsia"/>
          </w:rPr>
          <w:t>【构图 composition 可选值】</w:t>
        </w:r>
      </w:ins>
    </w:p>
    <w:p w14:paraId="043341E9">
      <w:pPr>
        <w:rPr>
          <w:ins w:id="115" w:author="Zero" w:date="2026-08-16T09:31:22Z"/>
          <w:rFonts w:hint="eastAsia"/>
        </w:rPr>
      </w:pPr>
      <w:ins w:id="116" w:author="Zero" w:date="2026-08-16T09:31:22Z">
        <w:r>
          <w:rPr>
            <w:rFonts w:hint="eastAsia"/>
          </w:rPr>
          <w:t>- 单人居中：主角立场、情绪集中（默认）</w:t>
        </w:r>
      </w:ins>
    </w:p>
    <w:p w14:paraId="7FD5E1D9">
      <w:pPr>
        <w:rPr>
          <w:ins w:id="117" w:author="Zero" w:date="2026-08-16T09:31:22Z"/>
          <w:rFonts w:hint="eastAsia"/>
        </w:rPr>
      </w:pPr>
      <w:ins w:id="118" w:author="Zero" w:date="2026-08-16T09:31:22Z">
        <w:r>
          <w:rPr>
            <w:rFonts w:hint="eastAsia"/>
          </w:rPr>
          <w:t>- 一前一后：权力差、保护、距离感（竖屏优先用此项替代左右对称构图）</w:t>
        </w:r>
      </w:ins>
    </w:p>
    <w:p w14:paraId="011311F4">
      <w:pPr>
        <w:rPr>
          <w:ins w:id="119" w:author="Zero" w:date="2026-08-16T09:31:22Z"/>
          <w:rFonts w:hint="eastAsia"/>
        </w:rPr>
      </w:pPr>
      <w:ins w:id="120" w:author="Zero" w:date="2026-08-16T09:31:22Z">
        <w:r>
          <w:rPr>
            <w:rFonts w:hint="eastAsia"/>
          </w:rPr>
          <w:t>- 三分之四侧前双人：多数日常对话默认</w:t>
        </w:r>
      </w:ins>
    </w:p>
    <w:p w14:paraId="015CDEBD">
      <w:pPr>
        <w:rPr>
          <w:ins w:id="121" w:author="Zero" w:date="2026-08-16T09:31:22Z"/>
          <w:rFonts w:hint="eastAsia"/>
        </w:rPr>
      </w:pPr>
      <w:ins w:id="122" w:author="Zero" w:date="2026-08-16T09:31:22Z">
        <w:r>
          <w:rPr>
            <w:rFonts w:hint="eastAsia"/>
          </w:rPr>
          <w:t>- 前景遮挡：偷听、压迫、空间复杂</w:t>
        </w:r>
      </w:ins>
    </w:p>
    <w:p w14:paraId="324C1E2D">
      <w:pPr>
        <w:rPr>
          <w:ins w:id="123" w:author="Zero" w:date="2026-08-16T09:31:22Z"/>
          <w:rFonts w:hint="eastAsia"/>
        </w:rPr>
      </w:pPr>
      <w:ins w:id="124" w:author="Zero" w:date="2026-08-16T09:31:22Z">
        <w:r>
          <w:rPr>
            <w:rFonts w:hint="eastAsia"/>
          </w:rPr>
          <w:t>- 门框构图：家庭压抑、边界、旁观</w:t>
        </w:r>
      </w:ins>
    </w:p>
    <w:p w14:paraId="2F0F2568">
      <w:pPr>
        <w:rPr>
          <w:ins w:id="125" w:author="Zero" w:date="2026-08-16T09:31:22Z"/>
          <w:rFonts w:hint="eastAsia"/>
        </w:rPr>
      </w:pPr>
      <w:ins w:id="126" w:author="Zero" w:date="2026-08-16T09:31:22Z">
        <w:r>
          <w:rPr>
            <w:rFonts w:hint="eastAsia"/>
          </w:rPr>
          <w:t>- 低处视角：儿童、病人、弱势方主观视角</w:t>
        </w:r>
      </w:ins>
    </w:p>
    <w:p w14:paraId="5514117A">
      <w:pPr>
        <w:rPr>
          <w:ins w:id="127" w:author="Zero" w:date="2026-08-16T09:31:22Z"/>
          <w:rFonts w:hint="eastAsia"/>
        </w:rPr>
      </w:pPr>
      <w:ins w:id="128" w:author="Zero" w:date="2026-08-16T09:31:22Z">
        <w:r>
          <w:rPr>
            <w:rFonts w:hint="eastAsia"/>
          </w:rPr>
          <w:t>- 群体围观：当众羞辱、公开打脸</w:t>
        </w:r>
      </w:ins>
    </w:p>
    <w:p w14:paraId="56446318">
      <w:pPr>
        <w:rPr>
          <w:ins w:id="129" w:author="Zero" w:date="2026-08-16T09:31:22Z"/>
          <w:rFonts w:hint="eastAsia"/>
        </w:rPr>
      </w:pPr>
      <w:ins w:id="130" w:author="Zero" w:date="2026-08-16T09:31:22Z">
        <w:r>
          <w:rPr>
            <w:rFonts w:hint="eastAsia"/>
          </w:rPr>
          <w:t>- 反派高位/主角低位：权力压迫状态</w:t>
        </w:r>
      </w:ins>
    </w:p>
    <w:p w14:paraId="6175D299">
      <w:pPr>
        <w:rPr>
          <w:ins w:id="131" w:author="Zero" w:date="2026-08-16T09:31:22Z"/>
          <w:rFonts w:hint="eastAsia"/>
        </w:rPr>
      </w:pPr>
      <w:ins w:id="132" w:author="Zero" w:date="2026-08-16T09:31:22Z">
        <w:r>
          <w:rPr>
            <w:rFonts w:hint="eastAsia"/>
          </w:rPr>
          <w:t>- 主角高位/反派低位：反击完成状态</w:t>
        </w:r>
      </w:ins>
    </w:p>
    <w:p w14:paraId="311FA007">
      <w:pPr>
        <w:rPr>
          <w:ins w:id="133" w:author="Zero" w:date="2026-08-16T09:31:22Z"/>
          <w:rFonts w:hint="eastAsia"/>
        </w:rPr>
      </w:pPr>
      <w:ins w:id="134" w:author="Zero" w:date="2026-08-16T09:31:22Z">
        <w:r>
          <w:rPr>
            <w:rFonts w:hint="eastAsia"/>
          </w:rPr>
          <w:t>（注：双人对称构图在竖屏9:16画幅下人物会显得过小，不建议使用，对峙/谈判类场景改用"一前一后"或"三分之四侧前双人"实现）</w:t>
        </w:r>
      </w:ins>
    </w:p>
    <w:p w14:paraId="6DA8FD3F">
      <w:pPr>
        <w:rPr>
          <w:ins w:id="135" w:author="Zero" w:date="2026-08-16T09:31:22Z"/>
          <w:rFonts w:hint="eastAsia"/>
        </w:rPr>
      </w:pPr>
    </w:p>
    <w:p w14:paraId="549C147D">
      <w:pPr>
        <w:rPr>
          <w:ins w:id="136" w:author="Zero" w:date="2026-08-16T09:31:22Z"/>
          <w:rFonts w:hint="eastAsia"/>
        </w:rPr>
      </w:pPr>
      <w:ins w:id="137" w:author="Zero" w:date="2026-08-16T09:31:22Z">
        <w:r>
          <w:rPr>
            <w:rFonts w:hint="eastAsia"/>
          </w:rPr>
          <w:t>【景别·机位·运镜·光影·构图 选择规则】</w:t>
        </w:r>
      </w:ins>
    </w:p>
    <w:p w14:paraId="6BF8DCCD">
      <w:pPr>
        <w:rPr>
          <w:ins w:id="138" w:author="Zero" w:date="2026-08-16T09:31:22Z"/>
          <w:rFonts w:hint="eastAsia"/>
        </w:rPr>
      </w:pPr>
      <w:ins w:id="139" w:author="Zero" w:date="2026-08-16T09:31:22Z">
        <w:r>
          <w:rPr>
            <w:rFonts w:hint="eastAsia"/>
          </w:rPr>
          <w:t>1. 无特殊标注时，五项均使用上方标注"默认"的选项，不逐场重新决策。</w:t>
        </w:r>
      </w:ins>
    </w:p>
    <w:p w14:paraId="2C39A0F8">
      <w:pPr>
        <w:rPr>
          <w:ins w:id="140" w:author="Zero" w:date="2026-08-16T09:31:22Z"/>
          <w:rFonts w:hint="eastAsia"/>
        </w:rPr>
      </w:pPr>
      <w:ins w:id="141" w:author="Zero" w:date="2026-08-16T09:31:22Z">
        <w:r>
          <w:rPr>
            <w:rFonts w:hint="eastAsia"/>
          </w:rPr>
          <w:t>2. 根据 dramatic.powerShift 的取值调整机位与构图：</w:t>
        </w:r>
      </w:ins>
    </w:p>
    <w:p w14:paraId="4A808F05">
      <w:pPr>
        <w:rPr>
          <w:ins w:id="142" w:author="Zero" w:date="2026-08-16T09:31:22Z"/>
          <w:rFonts w:hint="eastAsia"/>
        </w:rPr>
      </w:pPr>
      <w:ins w:id="143" w:author="Zero" w:date="2026-08-16T09:31:22Z">
        <w:r>
          <w:rPr>
            <w:rFonts w:hint="eastAsia"/>
          </w:rPr>
          <w:t xml:space="preserve">   - 压迫/弱势状态：门框构图 或 反派高位/主角低位构图，搭配轻微俯视机位</w:t>
        </w:r>
      </w:ins>
    </w:p>
    <w:p w14:paraId="7F916D85">
      <w:pPr>
        <w:rPr>
          <w:ins w:id="144" w:author="Zero" w:date="2026-08-16T09:31:22Z"/>
          <w:rFonts w:hint="eastAsia"/>
        </w:rPr>
      </w:pPr>
      <w:ins w:id="145" w:author="Zero" w:date="2026-08-16T09:31:22Z">
        <w:r>
          <w:rPr>
            <w:rFonts w:hint="eastAsia"/>
          </w:rPr>
          <w:t xml:space="preserve">   - 反击/揭露状态：主角高位/反派低位构图 或 群体围观构图，搭配轻微仰拍或平视机位</w:t>
        </w:r>
      </w:ins>
    </w:p>
    <w:p w14:paraId="201D642A">
      <w:pPr>
        <w:rPr>
          <w:ins w:id="146" w:author="Zero" w:date="2026-08-16T09:31:22Z"/>
          <w:rFonts w:hint="eastAsia"/>
        </w:rPr>
      </w:pPr>
      <w:ins w:id="147" w:author="Zero" w:date="2026-08-16T09:31:22Z">
        <w:r>
          <w:rPr>
            <w:rFonts w:hint="eastAsia"/>
          </w:rPr>
          <w:t>3. 根据 dramatic.function 调整运镜与光影：</w:t>
        </w:r>
      </w:ins>
    </w:p>
    <w:p w14:paraId="1B5BECD5">
      <w:pPr>
        <w:rPr>
          <w:ins w:id="148" w:author="Zero" w:date="2026-08-16T09:31:22Z"/>
          <w:rFonts w:hint="eastAsia"/>
        </w:rPr>
      </w:pPr>
      <w:ins w:id="149" w:author="Zero" w:date="2026-08-16T09:31:22Z">
        <w:r>
          <w:rPr>
            <w:rFonts w:hint="eastAsia"/>
          </w:rPr>
          <w:t xml:space="preserve">   - function为"钩子"或"爽点"：可使用缓慢推近/拉远等运镜，光影使用高亮或局部高光强化关键细节</w:t>
        </w:r>
      </w:ins>
    </w:p>
    <w:p w14:paraId="376188CC">
      <w:pPr>
        <w:rPr>
          <w:ins w:id="150" w:author="Zero" w:date="2026-08-16T09:31:22Z"/>
          <w:rFonts w:hint="eastAsia"/>
        </w:rPr>
      </w:pPr>
      <w:ins w:id="151" w:author="Zero" w:date="2026-08-16T09:31:22Z">
        <w:r>
          <w:rPr>
            <w:rFonts w:hint="eastAsia"/>
          </w:rPr>
          <w:t xml:space="preserve">   - 其余日常场景：固定镜头 + 自然光</w:t>
        </w:r>
      </w:ins>
    </w:p>
    <w:p w14:paraId="33F5CE45">
      <w:pPr>
        <w:rPr>
          <w:ins w:id="152" w:author="Zero" w:date="2026-08-16T09:31:22Z"/>
          <w:rFonts w:hint="eastAsia"/>
        </w:rPr>
      </w:pPr>
      <w:ins w:id="153" w:author="Zero" w:date="2026-08-16T09:31:22Z">
        <w:r>
          <w:rPr>
            <w:rFonts w:hint="eastAsia"/>
          </w:rPr>
          <w:t>4. 根据 setting.timeOfDay 调整光影：</w:t>
        </w:r>
      </w:ins>
    </w:p>
    <w:p w14:paraId="776EA1B4">
      <w:pPr>
        <w:rPr>
          <w:ins w:id="154" w:author="Zero" w:date="2026-08-16T09:31:22Z"/>
          <w:rFonts w:hint="eastAsia"/>
        </w:rPr>
      </w:pPr>
      <w:ins w:id="155" w:author="Zero" w:date="2026-08-16T09:31:22Z">
        <w:r>
          <w:rPr>
            <w:rFonts w:hint="eastAsia"/>
          </w:rPr>
          <w:t xml:space="preserve">   - 夜晚/深夜/凌晨：叠加暗调</w:t>
        </w:r>
      </w:ins>
    </w:p>
    <w:p w14:paraId="621B6FDC">
      <w:pPr>
        <w:rPr>
          <w:ins w:id="156" w:author="Zero" w:date="2026-08-16T09:31:22Z"/>
          <w:rFonts w:hint="eastAsia"/>
        </w:rPr>
      </w:pPr>
      <w:ins w:id="157" w:author="Zero" w:date="2026-08-16T09:31:22Z">
        <w:r>
          <w:rPr>
            <w:rFonts w:hint="eastAsia"/>
          </w:rPr>
          <w:t xml:space="preserve">   - 公共场景（医院/银行/单位）：叠加冷光</w:t>
        </w:r>
      </w:ins>
    </w:p>
    <w:p w14:paraId="3F78A0F0">
      <w:pPr>
        <w:rPr>
          <w:ins w:id="158" w:author="Zero" w:date="2026-08-16T09:31:22Z"/>
          <w:rFonts w:hint="eastAsia"/>
        </w:rPr>
      </w:pPr>
      <w:ins w:id="159" w:author="Zero" w:date="2026-08-16T09:31:22Z">
        <w:r>
          <w:rPr>
            <w:rFonts w:hint="eastAsia"/>
          </w:rPr>
          <w:t xml:space="preserve">   - 温情和解类场景：叠加暖光</w:t>
        </w:r>
      </w:ins>
    </w:p>
    <w:p w14:paraId="538C156C">
      <w:pPr>
        <w:rPr>
          <w:rFonts w:hint="eastAsia"/>
        </w:rPr>
      </w:pPr>
      <w:ins w:id="160" w:author="Zero" w:date="2026-08-16T09:31:22Z">
        <w:r>
          <w:rPr>
            <w:rFonts w:hint="eastAsia"/>
          </w:rPr>
          <w:t>5. 涉及证据/道具/泪水/眼神的关键细节镜头，景别用特写或大特写，光影用局部高光。</w:t>
        </w:r>
      </w:ins>
    </w:p>
    <w:p w14:paraId="2B3A4D72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A437B96">
      <w:pPr>
        <w:rPr>
          <w:rFonts w:hint="eastAsia"/>
        </w:rPr>
      </w:pPr>
      <w:r>
        <w:rPr>
          <w:rFonts w:hint="eastAsia"/>
        </w:rPr>
        <w:t xml:space="preserve">      【角色、环境与道具】</w:t>
      </w:r>
    </w:p>
    <w:p w14:paraId="573ACB42">
      <w:pPr>
        <w:rPr>
          <w:rFonts w:hint="eastAsia"/>
        </w:rPr>
      </w:pPr>
      <w:r>
        <w:rPr>
          <w:rFonts w:hint="eastAsia"/>
        </w:rPr>
        <w:t xml:space="preserve">      1. 只识别真实角色，不要把旁白、系统说明、音效或抽象概念当作角色。</w:t>
      </w:r>
    </w:p>
    <w:p w14:paraId="433889E7">
      <w:pPr>
        <w:rPr>
          <w:rFonts w:hint="eastAsia"/>
        </w:rPr>
      </w:pPr>
      <w:r>
        <w:rPr>
          <w:rFonts w:hint="eastAsia"/>
        </w:rPr>
        <w:t xml:space="preserve">      2. 角色资产描述应静态、稳定、可复用；当前动作、情绪和临时道具只写在场景描述中。</w:t>
      </w:r>
    </w:p>
    <w:p w14:paraId="6992B866">
      <w:pPr>
        <w:rPr>
          <w:rFonts w:hint="eastAsia"/>
        </w:rPr>
      </w:pPr>
      <w:r>
        <w:rPr>
          <w:rFonts w:hint="eastAsia"/>
        </w:rPr>
        <w:t xml:space="preserve">      3. 同一角色在所有场景中保持命名与外观一致，不得漂移。</w:t>
      </w:r>
    </w:p>
    <w:p w14:paraId="08207855">
      <w:pPr>
        <w:rPr>
          <w:rFonts w:hint="eastAsia"/>
        </w:rPr>
      </w:pPr>
      <w:r>
        <w:rPr>
          <w:rFonts w:hint="eastAsia"/>
        </w:rPr>
        <w:t xml:space="preserve">      4. 同一主环境跨子空间保持建筑年代、装修档次、材质语言、门窗朝向、光线和关键陈设一致。</w:t>
      </w:r>
    </w:p>
    <w:p w14:paraId="1E0A6D8D">
      <w:pPr>
        <w:rPr>
          <w:rFonts w:hint="eastAsia"/>
        </w:rPr>
      </w:pPr>
      <w:r>
        <w:rPr>
          <w:rFonts w:hint="eastAsia"/>
        </w:rPr>
        <w:t xml:space="preserve">      5. 道具只保留剧情中明确出现、需要维持视觉一致的实体，不把情绪、动作或声音当作道具。</w:t>
      </w:r>
    </w:p>
    <w:p w14:paraId="1C09A8A9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9623E41">
      <w:pPr>
        <w:rPr>
          <w:rFonts w:hint="eastAsia"/>
        </w:rPr>
      </w:pPr>
      <w:r>
        <w:rPr>
          <w:rFonts w:hint="eastAsia"/>
        </w:rPr>
        <w:t xml:space="preserve">      【连续性】</w:t>
      </w:r>
    </w:p>
    <w:p w14:paraId="69B0E917">
      <w:pPr>
        <w:rPr>
          <w:rFonts w:hint="eastAsia"/>
        </w:rPr>
      </w:pPr>
      <w:r>
        <w:rPr>
          <w:rFonts w:hint="eastAsia"/>
        </w:rPr>
        <w:t xml:space="preserve">      1. 连续镜头应继承摄影机高度、轴线、焦段、景深、光线、人物位置和动作状态。</w:t>
      </w:r>
    </w:p>
    <w:p w14:paraId="1D3E2280">
      <w:pPr>
        <w:rPr>
          <w:rFonts w:hint="eastAsia"/>
        </w:rPr>
      </w:pPr>
      <w:r>
        <w:rPr>
          <w:rFonts w:hint="eastAsia"/>
        </w:rPr>
        <w:t xml:space="preserve">      2. 地点切换、时间跳跃、闪回、蒙太奇或新分集应明确断开上一镜头承接。</w:t>
      </w:r>
    </w:p>
    <w:p w14:paraId="1A597419">
      <w:pPr>
        <w:rPr>
          <w:ins w:id="161" w:author="Zero" w:date="2026-08-16T13:47:19Z"/>
          <w:rFonts w:hint="eastAsia"/>
        </w:rPr>
      </w:pPr>
      <w:r>
        <w:rPr>
          <w:rFonts w:hint="eastAsia"/>
        </w:rPr>
        <w:t xml:space="preserve">      3. 避免人物身份漂移、空间跳变、物体凭空增减、肢体畸形、穿模、跳帧、字幕、水印和无关文字。</w:t>
      </w:r>
    </w:p>
    <w:p w14:paraId="2B7D82E6">
      <w:pPr>
        <w:ind w:firstLine="630" w:firstLineChars="300"/>
        <w:rPr>
          <w:ins w:id="163" w:author="Zero" w:date="2026-08-16T13:47:24Z"/>
          <w:rFonts w:hint="eastAsia"/>
          <w:lang w:val="en-US" w:eastAsia="zh-CN"/>
        </w:rPr>
        <w:pPrChange w:id="162" w:author="Zero" w:date="2026-08-16T13:47:26Z">
          <w:pPr/>
        </w:pPrChange>
      </w:pPr>
      <w:ins w:id="164" w:author="Zero" w:date="2026-08-16T13:47:24Z">
        <w:r>
          <w:rPr>
            <w:rFonts w:hint="eastAsia"/>
            <w:lang w:val="en-US" w:eastAsia="zh-CN"/>
          </w:rPr>
          <w:t>【后期合成提示】</w:t>
        </w:r>
      </w:ins>
    </w:p>
    <w:p w14:paraId="16730400">
      <w:pPr>
        <w:rPr>
          <w:ins w:id="165" w:author="Zero" w:date="2026-08-16T13:47:24Z"/>
          <w:rFonts w:hint="eastAsia"/>
          <w:lang w:val="en-US" w:eastAsia="zh-CN"/>
        </w:rPr>
      </w:pPr>
      <w:ins w:id="166" w:author="Zero" w:date="2026-08-16T13:47:24Z">
        <w:r>
          <w:rPr>
            <w:rFonts w:hint="eastAsia"/>
            <w:lang w:val="en-US" w:eastAsia="zh-CN"/>
          </w:rPr>
          <w:t>分屏场景（双线通话、双线并行剧情等）：分别正常生成两段独立镜头，不在单次</w:t>
        </w:r>
      </w:ins>
    </w:p>
    <w:p w14:paraId="426F139A">
      <w:pPr>
        <w:rPr>
          <w:ins w:id="167" w:author="Zero" w:date="2026-08-16T13:47:24Z"/>
          <w:rFonts w:hint="eastAsia"/>
          <w:lang w:val="en-US" w:eastAsia="zh-CN"/>
        </w:rPr>
      </w:pPr>
      <w:ins w:id="168" w:author="Zero" w:date="2026-08-16T13:47:24Z">
        <w:r>
          <w:rPr>
            <w:rFonts w:hint="eastAsia"/>
            <w:lang w:val="en-US" w:eastAsia="zh-CN"/>
          </w:rPr>
          <w:t>生成中体现分屏效果；在description中各自标注"此镜头用于分屏合成，对应</w:t>
        </w:r>
      </w:ins>
    </w:p>
    <w:p w14:paraId="5AB04391">
      <w:pPr>
        <w:rPr>
          <w:rFonts w:hint="default" w:eastAsiaTheme="minorEastAsia"/>
          <w:lang w:val="en-US" w:eastAsia="zh-CN"/>
        </w:rPr>
      </w:pPr>
      <w:ins w:id="169" w:author="Zero" w:date="2026-08-16T13:47:24Z">
        <w:r>
          <w:rPr>
            <w:rFonts w:hint="eastAsia"/>
            <w:lang w:val="en-US" w:eastAsia="zh-CN"/>
          </w:rPr>
          <w:t>另一侧场景为scene_XXX"，实际分屏效果由剪辑阶段合成实现。</w:t>
        </w:r>
      </w:ins>
    </w:p>
    <w:p w14:paraId="7E2EBBCF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F1CC1A0">
      <w:pPr>
        <w:rPr>
          <w:rFonts w:hint="eastAsia"/>
        </w:rPr>
      </w:pPr>
      <w:r>
        <w:rPr>
          <w:rFonts w:hint="eastAsia"/>
        </w:rPr>
        <w:t xml:space="preserve">      【系统 JSON 协议（最高优先级）】</w:t>
      </w:r>
    </w:p>
    <w:p w14:paraId="014AF6E4">
      <w:pPr>
        <w:rPr>
          <w:rFonts w:hint="eastAsia"/>
        </w:rPr>
      </w:pPr>
      <w:r>
        <w:rPr>
          <w:rFonts w:hint="eastAsia"/>
        </w:rPr>
        <w:t xml:space="preserve">      1. 只输出合法 JSON，不要 Markdown 代码块、解释、标题或额外文本。</w:t>
      </w:r>
    </w:p>
    <w:p w14:paraId="3DF3A885">
      <w:pPr>
        <w:rPr>
          <w:rFonts w:hint="eastAsia"/>
        </w:rPr>
      </w:pPr>
      <w:r>
        <w:rPr>
          <w:rFonts w:hint="eastAsia"/>
        </w:rPr>
        <w:t xml:space="preserve">      2. 必须保留下方根结构与字段，不得因分镜提示词改变外层 JSON 数据结构。</w:t>
      </w:r>
    </w:p>
    <w:p w14:paraId="2FAD4F48">
      <w:pPr>
        <w:rPr>
          <w:rFonts w:hint="eastAsia"/>
        </w:rPr>
      </w:pPr>
      <w:r>
        <w:rPr>
          <w:rFonts w:hint="eastAsia"/>
        </w:rPr>
        <w:t xml:space="preserve">      3. 分镜提示词可以自由规定 scenes[i].description 的内容结构、标签、顺序和排版。如果提示词明确规定或通过示例展示了每个分镜的文本格式，必须逐场遵循该格式，并将完整文本写入 description；不得将自定义字段提升为 JSON 字段。</w:t>
      </w:r>
    </w:p>
    <w:p w14:paraId="6063F07D">
      <w:pPr>
        <w:rPr>
          <w:rFonts w:hint="eastAsia"/>
        </w:rPr>
      </w:pPr>
      <w:r>
        <w:rPr>
          <w:rFonts w:hint="eastAsia"/>
        </w:rPr>
        <w:t xml:space="preserve">      4. 只有当分镜提示词没有规定或展示 description 格式时，才使用系统默认的完整时间轴镜头描述。</w:t>
      </w:r>
    </w:p>
    <w:p w14:paraId="191B1A13">
      <w:pPr>
        <w:rPr>
          <w:ins w:id="170" w:author="Zero" w:date="2026-08-16T09:57:06Z"/>
          <w:rFonts w:hint="eastAsia"/>
        </w:rPr>
      </w:pPr>
      <w:r>
        <w:rPr>
          <w:rFonts w:hint="eastAsia"/>
        </w:rPr>
        <w:t xml:space="preserve">      </w:t>
      </w:r>
      <w:ins w:id="171" w:author="Zero" w:date="2026-08-16T09:57:06Z">
        <w:r>
          <w:rPr>
            <w:rFonts w:hint="eastAsia"/>
          </w:rPr>
          <w:t>5. scenes[i].shotType 只能是：extreme_wide、wide、medium_wide、medium、</w:t>
        </w:r>
      </w:ins>
    </w:p>
    <w:p w14:paraId="75256288">
      <w:pPr>
        <w:rPr>
          <w:ins w:id="172" w:author="Zero" w:date="2026-08-16T09:57:06Z"/>
          <w:rFonts w:hint="eastAsia"/>
        </w:rPr>
      </w:pPr>
      <w:ins w:id="173" w:author="Zero" w:date="2026-08-16T09:57:06Z">
        <w:r>
          <w:rPr>
            <w:rFonts w:hint="eastAsia"/>
          </w:rPr>
          <w:t>medium_close、close、extreme_close、detail。选择最能代表该镜头景别的值。</w:t>
        </w:r>
      </w:ins>
    </w:p>
    <w:p w14:paraId="5131CDFF">
      <w:pPr>
        <w:rPr>
          <w:ins w:id="174" w:author="Zero" w:date="2026-08-16T09:57:06Z"/>
          <w:rFonts w:hint="eastAsia"/>
        </w:rPr>
      </w:pPr>
      <w:ins w:id="175" w:author="Zero" w:date="2026-08-16T09:57:06Z">
        <w:r>
          <w:rPr>
            <w:rFonts w:hint="eastAsia"/>
          </w:rPr>
          <w:t>中文对照：extreme_wide=大远景，wide=全景，medium=中景，medium_close=中近景，</w:t>
        </w:r>
      </w:ins>
    </w:p>
    <w:p w14:paraId="4D92696D">
      <w:pPr>
        <w:ind w:firstLine="0" w:firstLineChars="0"/>
        <w:rPr>
          <w:ins w:id="177" w:author="Zero" w:date="2026-08-16T09:57:56Z"/>
          <w:rFonts w:hint="eastAsia"/>
        </w:rPr>
        <w:pPrChange w:id="176" w:author="Zero" w:date="2026-08-16T09:57:41Z">
          <w:pPr/>
        </w:pPrChange>
      </w:pPr>
      <w:ins w:id="178" w:author="Zero" w:date="2026-08-16T09:57:06Z">
        <w:r>
          <w:rPr>
            <w:rFonts w:hint="eastAsia"/>
          </w:rPr>
          <w:t>close=近景，extreme_close=特写，detail=大特写（道具/证据/眼神级细节）。构图信息不写入本字段，写入description。</w:t>
        </w:r>
      </w:ins>
    </w:p>
    <w:p w14:paraId="1BD49260">
      <w:pPr>
        <w:ind w:firstLine="630" w:firstLineChars="300"/>
        <w:rPr>
          <w:ins w:id="180" w:author="Zero" w:date="2026-08-16T09:58:10Z"/>
          <w:rFonts w:hint="eastAsia"/>
        </w:rPr>
        <w:pPrChange w:id="179" w:author="Zero" w:date="2026-08-16T09:58:13Z">
          <w:pPr/>
        </w:pPrChange>
      </w:pPr>
      <w:ins w:id="181" w:author="Zero" w:date="2026-08-16T12:00:55Z">
        <w:r>
          <w:rPr>
            <w:rFonts w:hint="eastAsia"/>
            <w:lang w:val="en-US" w:eastAsia="zh-CN"/>
          </w:rPr>
          <w:t>6</w:t>
        </w:r>
      </w:ins>
      <w:ins w:id="182" w:author="Zero" w:date="2026-08-16T09:58:10Z">
        <w:r>
          <w:rPr>
            <w:rFonts w:hint="eastAsia"/>
          </w:rPr>
          <w:t xml:space="preserve"> scenes[i].cameraAngle 只能是：eye_level、low_angle、high_angle、</w:t>
        </w:r>
      </w:ins>
    </w:p>
    <w:p w14:paraId="2E51D87A">
      <w:pPr>
        <w:ind w:firstLine="0" w:firstLineChars="0"/>
        <w:rPr>
          <w:ins w:id="184" w:author="Zero" w:date="2026-08-16T09:58:10Z"/>
          <w:rFonts w:hint="eastAsia"/>
        </w:rPr>
        <w:pPrChange w:id="183" w:author="Zero" w:date="2026-08-16T09:58:07Z">
          <w:pPr/>
        </w:pPrChange>
      </w:pPr>
      <w:ins w:id="185" w:author="Zero" w:date="2026-08-16T09:58:10Z">
        <w:r>
          <w:rPr>
            <w:rFonts w:hint="eastAsia"/>
          </w:rPr>
          <w:t>top_down、side_view、front_view、rear_view、over_shoulder、pov、</w:t>
        </w:r>
      </w:ins>
    </w:p>
    <w:p w14:paraId="29239727">
      <w:pPr>
        <w:ind w:firstLine="0" w:firstLineChars="0"/>
        <w:rPr>
          <w:ins w:id="187" w:author="Zero" w:date="2026-08-16T09:58:10Z"/>
          <w:rFonts w:hint="eastAsia"/>
        </w:rPr>
        <w:pPrChange w:id="186" w:author="Zero" w:date="2026-08-16T09:58:07Z">
          <w:pPr/>
        </w:pPrChange>
      </w:pPr>
      <w:ins w:id="188" w:author="Zero" w:date="2026-08-16T09:58:10Z">
        <w:r>
          <w:rPr>
            <w:rFonts w:hint="eastAsia"/>
          </w:rPr>
          <w:t>three_quarter。选择最能代表该场景主机位的值；若无明显特殊机位，默认使用</w:t>
        </w:r>
      </w:ins>
    </w:p>
    <w:p w14:paraId="3B65D78F">
      <w:pPr>
        <w:ind w:firstLine="0" w:firstLineChars="0"/>
        <w:rPr>
          <w:ins w:id="190" w:author="Zero" w:date="2026-08-16T09:58:10Z"/>
          <w:rFonts w:hint="eastAsia"/>
        </w:rPr>
        <w:pPrChange w:id="189" w:author="Zero" w:date="2026-08-16T09:58:07Z">
          <w:pPr/>
        </w:pPrChange>
      </w:pPr>
      <w:ins w:id="191" w:author="Zero" w:date="2026-08-16T09:58:10Z">
        <w:r>
          <w:rPr>
            <w:rFonts w:hint="eastAsia"/>
          </w:rPr>
          <w:t>eye_level。中文对照：eye_level=平视（默认），high_angle=轻微俯视（弱势/被压迫），</w:t>
        </w:r>
      </w:ins>
    </w:p>
    <w:p w14:paraId="225CAC15">
      <w:pPr>
        <w:ind w:firstLine="0" w:firstLineChars="0"/>
        <w:rPr>
          <w:ins w:id="193" w:author="Zero" w:date="2026-08-16T09:58:10Z"/>
          <w:rFonts w:hint="eastAsia"/>
        </w:rPr>
        <w:pPrChange w:id="192" w:author="Zero" w:date="2026-08-16T09:58:07Z">
          <w:pPr/>
        </w:pPrChange>
      </w:pPr>
      <w:ins w:id="194" w:author="Zero" w:date="2026-08-16T09:58:10Z">
        <w:r>
          <w:rPr>
            <w:rFonts w:hint="eastAsia"/>
          </w:rPr>
          <w:t>low_angle=轻微仰拍（强势/掌控），side_view=侧面机位，three_quarter=三分之</w:t>
        </w:r>
      </w:ins>
    </w:p>
    <w:p w14:paraId="14F5E190">
      <w:pPr>
        <w:ind w:firstLine="0" w:firstLineChars="0"/>
        <w:rPr>
          <w:ins w:id="196" w:author="Zero" w:date="2026-08-16T09:58:10Z"/>
          <w:rFonts w:hint="eastAsia"/>
        </w:rPr>
        <w:pPrChange w:id="195" w:author="Zero" w:date="2026-08-16T09:58:07Z">
          <w:pPr/>
        </w:pPrChange>
      </w:pPr>
      <w:ins w:id="197" w:author="Zero" w:date="2026-08-16T09:58:10Z">
        <w:r>
          <w:rPr>
            <w:rFonts w:hint="eastAsia"/>
          </w:rPr>
          <w:t>四侧前机位，rear_view=背后机位，pov=门外视角（偷窥/旁观），over_shoulder=</w:t>
        </w:r>
      </w:ins>
    </w:p>
    <w:p w14:paraId="2153BF9F">
      <w:pPr>
        <w:ind w:firstLine="0" w:firstLineChars="0"/>
        <w:rPr>
          <w:rFonts w:hint="eastAsia"/>
        </w:rPr>
        <w:pPrChange w:id="198" w:author="Zero" w:date="2026-08-16T09:58:07Z">
          <w:pPr/>
        </w:pPrChange>
      </w:pPr>
      <w:ins w:id="199" w:author="Zero" w:date="2026-08-16T09:58:10Z">
        <w:r>
          <w:rPr>
            <w:rFonts w:hint="eastAsia"/>
          </w:rPr>
          <w:t>过肩镜头。top_down（俯瞰）、front_view（正面机位）本剧暂不启用，除非剧情有特殊需要。</w:t>
        </w:r>
      </w:ins>
      <w:del w:id="200" w:author="Zero" w:date="2026-08-16T09:57:06Z">
        <w:r>
          <w:rPr>
            <w:rFonts w:hint="eastAsia"/>
          </w:rPr>
          <w:delText>5. scenes[i].shotType 使用简洁、准确的中文描述镜头景别或构图；常用值包括大远景、全景、中景、近景、特写，但不限制于这些值。</w:delText>
        </w:r>
      </w:del>
    </w:p>
    <w:p w14:paraId="6FC037D7">
      <w:pPr>
        <w:rPr>
          <w:ins w:id="201" w:author="Zero" w:date="2026-08-16T11:42:32Z"/>
          <w:rFonts w:hint="eastAsia"/>
        </w:rPr>
      </w:pPr>
      <w:r>
        <w:rPr>
          <w:rFonts w:hint="eastAsia"/>
        </w:rPr>
        <w:t xml:space="preserve">      </w:t>
      </w:r>
      <w:ins w:id="202" w:author="Zero" w:date="2026-08-16T11:42:32Z">
        <w:r>
          <w:rPr>
            <w:rFonts w:hint="eastAsia"/>
          </w:rPr>
          <w:t>7. scenes[i].cameraMovement 只能是：static、push、pull、pan_left、pan_right、tilt_up、tilt_down、track、dolly、zoom_in、zoom_out、crane、handheld、arc、whip_pan、dutch_tilt、roll</w:t>
        </w:r>
      </w:ins>
      <w:ins w:id="203" w:author="Zero" w:date="2026-08-16T13:34:04Z">
        <w:r>
          <w:rPr>
            <w:rFonts w:hint="eastAsia"/>
            <w:lang w:eastAsia="zh-CN"/>
          </w:rPr>
          <w:t>、</w:t>
        </w:r>
      </w:ins>
      <w:ins w:id="204" w:author="Zero" w:date="2026-08-16T13:34:04Z">
        <w:r>
          <w:rPr>
            <w:rFonts w:hint="eastAsia"/>
          </w:rPr>
          <w:t>rack_focus</w:t>
        </w:r>
      </w:ins>
      <w:ins w:id="205" w:author="Zero" w:date="2026-08-16T11:42:32Z">
        <w:r>
          <w:rPr>
            <w:rFonts w:hint="eastAsia"/>
          </w:rPr>
          <w:t>。选择最能代表该场景主运镜方式的值。中文对照：static=固定镜头，push=缓慢推近，pull=缓慢拉远，handheld=轻微手持，track=跟随镜头，pan_left/pan_right=横移，crane=升降镜头，arc=环绕镜头，dolly=移动车镜头，zoom_in/zoom_out=变焦推近/拉远，whip_pan=甩镜，dutch_tilt=斜角镜头，roll=旋转镜头</w:t>
        </w:r>
      </w:ins>
      <w:ins w:id="206" w:author="Zero" w:date="2026-08-16T13:32:25Z">
        <w:r>
          <w:rPr>
            <w:rFonts w:hint="eastAsia"/>
            <w:lang w:eastAsia="zh-CN"/>
          </w:rPr>
          <w:t>，</w:t>
        </w:r>
      </w:ins>
      <w:ins w:id="207" w:author="Zero" w:date="2026-08-16T13:32:12Z">
        <w:r>
          <w:rPr>
            <w:rFonts w:hint="eastAsia"/>
          </w:rPr>
          <w:t>rack_focus=焦点转移（虚焦到实焦，或反向），用于"发现真相""视线聚焦关键道具"类场景（如发现旧照片、看清转账单细节）</w:t>
        </w:r>
      </w:ins>
    </w:p>
    <w:p w14:paraId="4B7C42EF">
      <w:pPr>
        <w:rPr>
          <w:ins w:id="208" w:author="Zero" w:date="2026-08-16T11:42:32Z"/>
          <w:rFonts w:hint="eastAsia"/>
        </w:rPr>
      </w:pPr>
    </w:p>
    <w:p w14:paraId="46C8C767">
      <w:pPr>
        <w:rPr>
          <w:ins w:id="209" w:author="Zero" w:date="2026-08-16T11:42:32Z"/>
          <w:rFonts w:hint="eastAsia"/>
        </w:rPr>
      </w:pPr>
      <w:ins w:id="210" w:author="Zero" w:date="2026-08-16T11:42:32Z">
        <w:r>
          <w:rPr>
            <w:rFonts w:hint="eastAsia"/>
          </w:rPr>
          <w:t>运镜选择依据 dramatic.function 与叙事需要：</w:t>
        </w:r>
      </w:ins>
    </w:p>
    <w:p w14:paraId="7DA360C9">
      <w:pPr>
        <w:rPr>
          <w:ins w:id="211" w:author="Zero" w:date="2026-08-16T11:42:32Z"/>
          <w:rFonts w:hint="eastAsia"/>
        </w:rPr>
      </w:pPr>
      <w:ins w:id="212" w:author="Zero" w:date="2026-08-16T11:42:32Z">
        <w:r>
          <w:rPr>
            <w:rFonts w:hint="eastAsia"/>
          </w:rPr>
          <w:t>- 日常对话/家常场景：优先 static，避免无差别使用复杂运镜（复杂运镜的表现力</w:t>
        </w:r>
      </w:ins>
    </w:p>
    <w:p w14:paraId="6A5A9BF1">
      <w:pPr>
        <w:rPr>
          <w:ins w:id="213" w:author="Zero" w:date="2026-08-16T11:42:32Z"/>
          <w:rFonts w:hint="eastAsia"/>
        </w:rPr>
      </w:pPr>
      <w:ins w:id="214" w:author="Zero" w:date="2026-08-16T11:42:32Z">
        <w:r>
          <w:rPr>
            <w:rFonts w:hint="eastAsia"/>
          </w:rPr>
          <w:t xml:space="preserve">  会被日常滥用稀释，应保留给真正的关键时刻）</w:t>
        </w:r>
      </w:ins>
    </w:p>
    <w:p w14:paraId="7C76331F">
      <w:pPr>
        <w:rPr>
          <w:ins w:id="215" w:author="Zero" w:date="2026-08-16T11:42:32Z"/>
          <w:rFonts w:hint="eastAsia"/>
        </w:rPr>
      </w:pPr>
      <w:ins w:id="216" w:author="Zero" w:date="2026-08-16T11:42:32Z">
        <w:r>
          <w:rPr>
            <w:rFonts w:hint="eastAsia"/>
          </w:rPr>
          <w:t>- 钩子/爽点/关键反转场景：可使用 crane、arc、push、pull 等有明确表现力的</w:t>
        </w:r>
      </w:ins>
    </w:p>
    <w:p w14:paraId="44699B4D">
      <w:pPr>
        <w:ind w:firstLine="0" w:firstLineChars="0"/>
        <w:rPr>
          <w:ins w:id="218" w:author="Zero" w:date="2026-08-16T13:42:20Z"/>
          <w:rFonts w:hint="eastAsia"/>
          <w:lang w:eastAsia="zh-CN"/>
        </w:rPr>
        <w:pPrChange w:id="217" w:author="Zero" w:date="2026-08-16T12:13:17Z">
          <w:pPr/>
        </w:pPrChange>
      </w:pPr>
      <w:ins w:id="219" w:author="Zero" w:date="2026-08-16T11:42:32Z">
        <w:r>
          <w:rPr>
            <w:rFonts w:hint="eastAsia"/>
          </w:rPr>
          <w:t xml:space="preserve">  运镜强化情绪</w:t>
        </w:r>
      </w:ins>
      <w:ins w:id="220" w:author="Zero" w:date="2026-08-16T11:42:46Z">
        <w:r>
          <w:rPr>
            <w:rFonts w:hint="eastAsia"/>
            <w:lang w:eastAsia="zh-CN"/>
          </w:rPr>
          <w:t>。</w:t>
        </w:r>
      </w:ins>
    </w:p>
    <w:p w14:paraId="016CFADE">
      <w:pPr>
        <w:ind w:firstLine="0" w:firstLineChars="0"/>
        <w:rPr>
          <w:ins w:id="222" w:author="Zero" w:date="2026-08-16T13:41:53Z"/>
          <w:rFonts w:hint="eastAsia"/>
          <w:lang w:eastAsia="zh-CN"/>
        </w:rPr>
        <w:pPrChange w:id="221" w:author="Zero" w:date="2026-08-16T12:13:17Z">
          <w:pPr/>
        </w:pPrChange>
      </w:pPr>
    </w:p>
    <w:p w14:paraId="3EDFDF0B">
      <w:pPr>
        <w:ind w:firstLine="0" w:firstLineChars="0"/>
        <w:rPr>
          <w:ins w:id="224" w:author="Zero" w:date="2026-08-16T13:41:55Z"/>
          <w:rFonts w:hint="eastAsia"/>
          <w:lang w:eastAsia="zh-CN"/>
        </w:rPr>
        <w:pPrChange w:id="223" w:author="Zero" w:date="2026-08-16T12:13:17Z">
          <w:pPr/>
        </w:pPrChange>
      </w:pPr>
      <w:ins w:id="225" w:author="Zero" w:date="2026-08-16T13:41:55Z">
        <w:r>
          <w:rPr>
            <w:rFonts w:hint="eastAsia"/>
            <w:lang w:eastAsia="zh-CN"/>
          </w:rPr>
          <w:t>【组合技巧参考】</w:t>
        </w:r>
      </w:ins>
    </w:p>
    <w:p w14:paraId="68BB9D4E">
      <w:pPr>
        <w:ind w:firstLine="0" w:firstLineChars="0"/>
        <w:rPr>
          <w:ins w:id="227" w:author="Zero" w:date="2026-08-16T13:41:55Z"/>
          <w:rFonts w:hint="eastAsia"/>
          <w:lang w:eastAsia="zh-CN"/>
        </w:rPr>
        <w:pPrChange w:id="226" w:author="Zero" w:date="2026-08-16T12:13:17Z">
          <w:pPr/>
        </w:pPrChange>
      </w:pPr>
      <w:ins w:id="228" w:author="Zero" w:date="2026-08-16T13:41:55Z">
        <w:r>
          <w:rPr>
            <w:rFonts w:hint="eastAsia"/>
            <w:lang w:eastAsia="zh-CN"/>
          </w:rPr>
          <w:t>子弹时间：cameraMovement 选 arc，同时该镜头的连续动作描述采用近乎静止</w:t>
        </w:r>
      </w:ins>
    </w:p>
    <w:p w14:paraId="5B86B87E">
      <w:pPr>
        <w:ind w:firstLine="0" w:firstLineChars="0"/>
        <w:rPr>
          <w:ins w:id="230" w:author="Zero" w:date="2026-08-16T13:41:55Z"/>
          <w:rFonts w:hint="eastAsia"/>
          <w:lang w:eastAsia="zh-CN"/>
        </w:rPr>
        <w:pPrChange w:id="229" w:author="Zero" w:date="2026-08-16T12:13:17Z">
          <w:pPr/>
        </w:pPrChange>
      </w:pPr>
      <w:ins w:id="231" w:author="Zero" w:date="2026-08-16T13:41:55Z">
        <w:r>
          <w:rPr>
            <w:rFonts w:hint="eastAsia"/>
            <w:lang w:eastAsia="zh-CN"/>
          </w:rPr>
          <w:t>的措辞（"动作近乎凝固，仅有极细微的呼吸起伏，摄影机高速环绕"），已验证</w:t>
        </w:r>
      </w:ins>
    </w:p>
    <w:p w14:paraId="7C6526F2">
      <w:pPr>
        <w:ind w:firstLine="0" w:firstLineChars="0"/>
        <w:rPr>
          <w:ins w:id="233" w:author="Zero" w:date="2026-08-16T13:41:55Z"/>
          <w:rFonts w:hint="eastAsia"/>
          <w:lang w:eastAsia="zh-CN"/>
        </w:rPr>
        <w:pPrChange w:id="232" w:author="Zero" w:date="2026-08-16T12:13:17Z">
          <w:pPr/>
        </w:pPrChange>
      </w:pPr>
      <w:ins w:id="234" w:author="Zero" w:date="2026-08-16T13:41:55Z">
        <w:r>
          <w:rPr>
            <w:rFonts w:hint="eastAsia"/>
            <w:lang w:eastAsia="zh-CN"/>
          </w:rPr>
          <w:t>生成稳定。多用于动作/悬疑类题材的关键爆点瞬间；剧情向/生活流题材使用</w:t>
        </w:r>
      </w:ins>
    </w:p>
    <w:p w14:paraId="22A25158">
      <w:pPr>
        <w:ind w:firstLine="0" w:firstLineChars="0"/>
        <w:rPr>
          <w:ins w:id="236" w:author="Zero" w:date="2026-08-16T13:42:21Z"/>
          <w:rFonts w:hint="eastAsia"/>
          <w:lang w:eastAsia="zh-CN"/>
        </w:rPr>
        <w:pPrChange w:id="235" w:author="Zero" w:date="2026-08-16T12:13:17Z">
          <w:pPr/>
        </w:pPrChange>
      </w:pPr>
      <w:ins w:id="237" w:author="Zero" w:date="2026-08-16T13:41:55Z">
        <w:r>
          <w:rPr>
            <w:rFonts w:hint="eastAsia"/>
            <w:lang w:eastAsia="zh-CN"/>
          </w:rPr>
          <w:t>需结合具体场景的dramatic.function判断，非默认选项。</w:t>
        </w:r>
      </w:ins>
    </w:p>
    <w:p w14:paraId="42B08ADC">
      <w:pPr>
        <w:ind w:firstLine="0" w:firstLineChars="0"/>
        <w:rPr>
          <w:ins w:id="239" w:author="Zero" w:date="2026-08-16T12:13:19Z"/>
          <w:rFonts w:hint="eastAsia"/>
          <w:lang w:eastAsia="zh-CN"/>
        </w:rPr>
        <w:pPrChange w:id="238" w:author="Zero" w:date="2026-08-16T12:13:17Z">
          <w:pPr/>
        </w:pPrChange>
      </w:pPr>
    </w:p>
    <w:p w14:paraId="7FA98FDE">
      <w:pPr>
        <w:ind w:firstLine="630" w:firstLineChars="300"/>
        <w:rPr>
          <w:ins w:id="241" w:author="Zero" w:date="2026-08-16T12:12:56Z"/>
          <w:rFonts w:hint="eastAsia"/>
        </w:rPr>
        <w:pPrChange w:id="240" w:author="Zero" w:date="2026-08-16T12:14:09Z">
          <w:pPr/>
        </w:pPrChange>
      </w:pPr>
      <w:ins w:id="242" w:author="Zero" w:date="2026-08-16T12:12:56Z">
        <w:r>
          <w:rPr>
            <w:rFonts w:hint="eastAsia"/>
          </w:rPr>
          <w:t>8. scenes[i].speedEffect 只能是：normal、slow_motion、fast_motion、</w:t>
        </w:r>
      </w:ins>
    </w:p>
    <w:p w14:paraId="2106AE42">
      <w:pPr>
        <w:rPr>
          <w:ins w:id="243" w:author="Zero" w:date="2026-08-16T12:12:56Z"/>
          <w:rFonts w:hint="eastAsia"/>
        </w:rPr>
      </w:pPr>
      <w:ins w:id="244" w:author="Zero" w:date="2026-08-16T12:12:56Z">
        <w:r>
          <w:rPr>
            <w:rFonts w:hint="eastAsia"/>
          </w:rPr>
          <w:t>freeze_frame。选择最能代表该镜头时间流速处理的值；默认使用 normal。</w:t>
        </w:r>
      </w:ins>
    </w:p>
    <w:p w14:paraId="14F7F0A1">
      <w:pPr>
        <w:rPr>
          <w:ins w:id="245" w:author="Zero" w:date="2026-08-16T12:12:56Z"/>
          <w:rFonts w:hint="eastAsia"/>
        </w:rPr>
      </w:pPr>
      <w:ins w:id="246" w:author="Zero" w:date="2026-08-16T12:12:56Z">
        <w:r>
          <w:rPr>
            <w:rFonts w:hint="eastAsia"/>
          </w:rPr>
          <w:t>中文对照：normal=正常速度（默认），slow_motion=慢镜头（关键动作/情绪爆点，</w:t>
        </w:r>
      </w:ins>
    </w:p>
    <w:p w14:paraId="09058D43">
      <w:pPr>
        <w:rPr>
          <w:ins w:id="247" w:author="Zero" w:date="2026-08-16T12:12:56Z"/>
          <w:rFonts w:hint="eastAsia"/>
        </w:rPr>
      </w:pPr>
      <w:ins w:id="248" w:author="Zero" w:date="2026-08-16T12:12:56Z">
        <w:r>
          <w:rPr>
            <w:rFonts w:hint="eastAsia"/>
          </w:rPr>
          <w:t>如摔倒瞬间、摔筷子、落泪瞬间），fast_motion=快镜头/延时（蒙太奇、时间流逝、</w:t>
        </w:r>
      </w:ins>
    </w:p>
    <w:p w14:paraId="62F0854D">
      <w:pPr>
        <w:rPr>
          <w:ins w:id="249" w:author="Zero" w:date="2026-08-16T12:12:56Z"/>
          <w:rFonts w:hint="eastAsia"/>
        </w:rPr>
      </w:pPr>
      <w:ins w:id="250" w:author="Zero" w:date="2026-08-16T12:12:56Z">
        <w:r>
          <w:rPr>
            <w:rFonts w:hint="eastAsia"/>
          </w:rPr>
          <w:t>忙碌感），freeze_frame=定格（单集结尾或全剧结尾需要强调的最后一帧）。</w:t>
        </w:r>
      </w:ins>
    </w:p>
    <w:p w14:paraId="22384DA2">
      <w:pPr>
        <w:ind w:firstLine="0" w:firstLineChars="0"/>
        <w:rPr>
          <w:ins w:id="252" w:author="Zero" w:date="2026-08-16T12:43:48Z"/>
          <w:rFonts w:hint="eastAsia"/>
        </w:rPr>
        <w:pPrChange w:id="251" w:author="Zero" w:date="2026-08-16T12:43:51Z">
          <w:pPr/>
        </w:pPrChange>
      </w:pPr>
      <w:ins w:id="253" w:author="Zero" w:date="2026-08-16T12:43:48Z">
        <w:r>
          <w:rPr>
            <w:rFonts w:hint="eastAsia"/>
          </w:rPr>
          <w:t>选择依据：dramatic.function 为"爆点"或极强情绪瞬间时，使用 slow_motion并在description中配合"缓慢/轻柔/连贯/自然"等描述词；场景需要明快节奏时，</w:t>
        </w:r>
      </w:ins>
    </w:p>
    <w:p w14:paraId="0D255D70">
      <w:pPr>
        <w:ind w:firstLine="0" w:firstLineChars="0"/>
        <w:rPr>
          <w:ins w:id="255" w:author="Zero" w:date="2026-08-16T12:43:48Z"/>
          <w:rFonts w:hint="eastAsia"/>
        </w:rPr>
        <w:pPrChange w:id="254" w:author="Zero" w:date="2026-08-16T12:44:08Z">
          <w:pPr/>
        </w:pPrChange>
      </w:pPr>
      <w:ins w:id="256" w:author="Zero" w:date="2026-08-16T12:43:48Z">
        <w:r>
          <w:rPr>
            <w:rFonts w:hint="eastAsia"/>
          </w:rPr>
          <w:t>使用 fast_motion 并配合"明快/利落/连贯"等描述词；蒙太奇/多个动作组接的场景，可直接使用 fast_motion 表现整体节奏，也可按 normal 速度分别生成</w:t>
        </w:r>
      </w:ins>
    </w:p>
    <w:p w14:paraId="72DAFE32">
      <w:pPr>
        <w:ind w:firstLine="0" w:firstLineChars="0"/>
        <w:rPr>
          <w:ins w:id="258" w:author="Zero" w:date="2026-08-16T12:44:16Z"/>
          <w:rFonts w:hint="eastAsia"/>
        </w:rPr>
        <w:pPrChange w:id="257" w:author="Zero" w:date="2026-08-16T12:44:11Z">
          <w:pPr/>
        </w:pPrChange>
      </w:pPr>
      <w:ins w:id="259" w:author="Zero" w:date="2026-08-16T12:43:48Z">
        <w:r>
          <w:rPr>
            <w:rFonts w:hint="eastAsia"/>
          </w:rPr>
          <w:t>交由剪辑处理，两种方式均可尝试；freeze_frame 可直接在生成中定格关键瞬间，也可在剪辑阶段实现。</w:t>
        </w:r>
      </w:ins>
    </w:p>
    <w:p w14:paraId="23800F0F">
      <w:pPr>
        <w:ind w:firstLine="630" w:firstLineChars="300"/>
        <w:rPr>
          <w:ins w:id="261" w:author="Zero" w:date="2026-08-16T12:40:18Z"/>
          <w:rFonts w:hint="eastAsia"/>
        </w:rPr>
        <w:pPrChange w:id="260" w:author="Zero" w:date="2026-08-16T12:44:18Z">
          <w:pPr/>
        </w:pPrChange>
      </w:pPr>
      <w:ins w:id="262" w:author="Zero" w:date="2026-08-16T12:40:18Z">
        <w:r>
          <w:rPr>
            <w:rFonts w:hint="eastAsia"/>
          </w:rPr>
          <w:t>9. scenes[i].transitionIn 只能是：cut、fade_to_black、dissolve、</w:t>
        </w:r>
      </w:ins>
    </w:p>
    <w:p w14:paraId="18CDF08F">
      <w:pPr>
        <w:rPr>
          <w:ins w:id="263" w:author="Zero" w:date="2026-08-16T12:40:18Z"/>
          <w:rFonts w:hint="eastAsia"/>
        </w:rPr>
      </w:pPr>
      <w:ins w:id="264" w:author="Zero" w:date="2026-08-16T12:40:18Z">
        <w:r>
          <w:rPr>
            <w:rFonts w:hint="eastAsia"/>
          </w:rPr>
          <w:t>match_cut。选择最能代表该场景与上一场景衔接方式的值；默认使用 cut。</w:t>
        </w:r>
      </w:ins>
    </w:p>
    <w:p w14:paraId="698910DC">
      <w:pPr>
        <w:rPr>
          <w:ins w:id="265" w:author="Zero" w:date="2026-08-16T12:40:18Z"/>
          <w:rFonts w:hint="eastAsia"/>
        </w:rPr>
      </w:pPr>
      <w:ins w:id="266" w:author="Zero" w:date="2026-08-16T12:40:18Z">
        <w:r>
          <w:rPr>
            <w:rFonts w:hint="eastAsia"/>
          </w:rPr>
          <w:t>中文对照：cut=硬切（默认，最常用），fade_to_black=黑场转场（时间跳跃/情绪</w:t>
        </w:r>
      </w:ins>
    </w:p>
    <w:p w14:paraId="252738C8">
      <w:pPr>
        <w:rPr>
          <w:ins w:id="267" w:author="Zero" w:date="2026-08-16T12:40:18Z"/>
          <w:rFonts w:hint="eastAsia"/>
        </w:rPr>
      </w:pPr>
      <w:ins w:id="268" w:author="Zero" w:date="2026-08-16T12:40:18Z">
        <w:r>
          <w:rPr>
            <w:rFonts w:hint="eastAsia"/>
          </w:rPr>
          <w:t>沉淀），dissolve=叠化（回忆/联想过渡），match_cut=匹配剪辑（靠视觉相似性</w:t>
        </w:r>
      </w:ins>
    </w:p>
    <w:p w14:paraId="14A4DBC3">
      <w:pPr>
        <w:rPr>
          <w:ins w:id="269" w:author="Zero" w:date="2026-08-16T12:40:18Z"/>
          <w:rFonts w:hint="eastAsia"/>
        </w:rPr>
      </w:pPr>
      <w:ins w:id="270" w:author="Zero" w:date="2026-08-16T12:40:18Z">
        <w:r>
          <w:rPr>
            <w:rFonts w:hint="eastAsia"/>
          </w:rPr>
          <w:t>衔接）。</w:t>
        </w:r>
      </w:ins>
    </w:p>
    <w:p w14:paraId="2CAFB9CF">
      <w:pPr>
        <w:rPr>
          <w:ins w:id="271" w:author="Zero" w:date="2026-08-16T12:40:18Z"/>
          <w:rFonts w:hint="eastAsia"/>
        </w:rPr>
      </w:pPr>
      <w:ins w:id="272" w:author="Zero" w:date="2026-08-16T12:40:18Z">
        <w:r>
          <w:rPr>
            <w:rFonts w:hint="eastAsia"/>
          </w:rPr>
          <w:t>选择依据：闪回/回忆场景使用 dissolve；跨大段时间跳跃使用 fade_to_black；</w:t>
        </w:r>
      </w:ins>
    </w:p>
    <w:p w14:paraId="492FB173">
      <w:pPr>
        <w:rPr>
          <w:ins w:id="273" w:author="Zero" w:date="2026-08-16T12:40:18Z"/>
          <w:rFonts w:hint="eastAsia"/>
        </w:rPr>
      </w:pPr>
      <w:ins w:id="274" w:author="Zero" w:date="2026-08-16T12:40:18Z">
        <w:r>
          <w:rPr>
            <w:rFonts w:hint="eastAsia"/>
          </w:rPr>
          <w:t>视觉意象强关联的场景（反复出现的关键道具、动作前后呼应）使用 match_cut；</w:t>
        </w:r>
      </w:ins>
    </w:p>
    <w:p w14:paraId="0BE8A4D4">
      <w:pPr>
        <w:rPr>
          <w:ins w:id="275" w:author="Zero" w:date="2026-08-16T12:40:18Z"/>
          <w:rFonts w:hint="eastAsia"/>
        </w:rPr>
      </w:pPr>
      <w:ins w:id="276" w:author="Zero" w:date="2026-08-16T12:40:18Z">
        <w:r>
          <w:rPr>
            <w:rFonts w:hint="eastAsia"/>
          </w:rPr>
          <w:t>其余场景使用 cut。fade_to_black、dissolve 可直接写入生成提示词，由AI在</w:t>
        </w:r>
      </w:ins>
    </w:p>
    <w:p w14:paraId="5237C170">
      <w:pPr>
        <w:rPr>
          <w:ins w:id="277" w:author="Zero" w:date="2026-08-16T12:40:20Z"/>
          <w:rFonts w:hint="eastAsia"/>
        </w:rPr>
      </w:pPr>
      <w:ins w:id="278" w:author="Zero" w:date="2026-08-16T12:40:18Z">
        <w:r>
          <w:rPr>
            <w:rFonts w:hint="eastAsia"/>
          </w:rPr>
          <w:t>镜头首尾呈现转场效果。</w:t>
        </w:r>
      </w:ins>
    </w:p>
    <w:p w14:paraId="1E20A8E8">
      <w:pPr>
        <w:rPr>
          <w:ins w:id="279" w:author="Zero" w:date="2026-08-16T11:58:36Z"/>
          <w:rFonts w:hint="eastAsia"/>
          <w:lang w:eastAsia="zh-CN"/>
        </w:rPr>
      </w:pPr>
    </w:p>
    <w:p w14:paraId="69AC71D6">
      <w:pPr>
        <w:rPr>
          <w:ins w:id="280" w:author="Zero" w:date="2026-08-16T11:58:39Z"/>
          <w:rFonts w:hint="eastAsia"/>
          <w:lang w:eastAsia="zh-CN"/>
        </w:rPr>
      </w:pPr>
      <w:ins w:id="281" w:author="Zero" w:date="2026-08-16T11:58:39Z">
        <w:r>
          <w:rPr>
            <w:rFonts w:hint="eastAsia"/>
            <w:lang w:eastAsia="zh-CN"/>
          </w:rPr>
          <w:t>【shotType / cameraAngle 叙事驱动规则】</w:t>
        </w:r>
      </w:ins>
    </w:p>
    <w:p w14:paraId="63001508">
      <w:pPr>
        <w:rPr>
          <w:ins w:id="282" w:author="Zero" w:date="2026-08-16T11:58:39Z"/>
          <w:rFonts w:hint="eastAsia"/>
          <w:lang w:eastAsia="zh-CN"/>
        </w:rPr>
      </w:pPr>
      <w:ins w:id="283" w:author="Zero" w:date="2026-08-16T11:58:39Z">
        <w:r>
          <w:rPr>
            <w:rFonts w:hint="eastAsia"/>
            <w:lang w:eastAsia="zh-CN"/>
          </w:rPr>
          <w:t>1. 根据 dramatic.powerShift 取值调整 cameraAngle：</w:t>
        </w:r>
      </w:ins>
    </w:p>
    <w:p w14:paraId="716CC41D">
      <w:pPr>
        <w:rPr>
          <w:ins w:id="284" w:author="Zero" w:date="2026-08-16T11:58:39Z"/>
          <w:rFonts w:hint="eastAsia"/>
          <w:lang w:eastAsia="zh-CN"/>
        </w:rPr>
      </w:pPr>
      <w:ins w:id="285" w:author="Zero" w:date="2026-08-16T11:58:39Z">
        <w:r>
          <w:rPr>
            <w:rFonts w:hint="eastAsia"/>
            <w:lang w:eastAsia="zh-CN"/>
          </w:rPr>
          <w:t xml:space="preserve">   - 压迫/弱势状态：cameraAngle 优先选 high_angle</w:t>
        </w:r>
      </w:ins>
    </w:p>
    <w:p w14:paraId="20F2433A">
      <w:pPr>
        <w:rPr>
          <w:ins w:id="286" w:author="Zero" w:date="2026-08-16T11:58:39Z"/>
          <w:rFonts w:hint="eastAsia"/>
          <w:lang w:eastAsia="zh-CN"/>
        </w:rPr>
      </w:pPr>
      <w:ins w:id="287" w:author="Zero" w:date="2026-08-16T11:58:39Z">
        <w:r>
          <w:rPr>
            <w:rFonts w:hint="eastAsia"/>
            <w:lang w:eastAsia="zh-CN"/>
          </w:rPr>
          <w:t xml:space="preserve">   - 反击/揭露状态：cameraAngle 优先选 low_angle 或 eye_level</w:t>
        </w:r>
      </w:ins>
    </w:p>
    <w:p w14:paraId="479C5F1A">
      <w:pPr>
        <w:rPr>
          <w:ins w:id="288" w:author="Zero" w:date="2026-08-16T11:58:39Z"/>
          <w:rFonts w:hint="eastAsia"/>
          <w:lang w:eastAsia="zh-CN"/>
        </w:rPr>
      </w:pPr>
      <w:ins w:id="289" w:author="Zero" w:date="2026-08-16T11:58:39Z">
        <w:r>
          <w:rPr>
            <w:rFonts w:hint="eastAsia"/>
            <w:lang w:eastAsia="zh-CN"/>
          </w:rPr>
          <w:t xml:space="preserve">   - 其余日常场景：eye_level</w:t>
        </w:r>
      </w:ins>
    </w:p>
    <w:p w14:paraId="6F7ADA56">
      <w:pPr>
        <w:rPr>
          <w:ins w:id="290" w:author="Zero" w:date="2026-08-16T11:58:39Z"/>
          <w:rFonts w:hint="eastAsia"/>
          <w:lang w:eastAsia="zh-CN"/>
        </w:rPr>
      </w:pPr>
      <w:ins w:id="291" w:author="Zero" w:date="2026-08-16T11:58:39Z">
        <w:r>
          <w:rPr>
            <w:rFonts w:hint="eastAsia"/>
            <w:lang w:eastAsia="zh-CN"/>
          </w:rPr>
          <w:t>2. 涉及证据/道具/泪水/眼神的关键细节镜头：shotType 选 extreme_close 或</w:t>
        </w:r>
      </w:ins>
    </w:p>
    <w:p w14:paraId="7FBB309C">
      <w:pPr>
        <w:rPr>
          <w:ins w:id="292" w:author="Zero" w:date="2026-08-16T11:58:39Z"/>
          <w:rFonts w:hint="eastAsia"/>
          <w:lang w:eastAsia="zh-CN"/>
        </w:rPr>
      </w:pPr>
      <w:ins w:id="293" w:author="Zero" w:date="2026-08-16T11:58:39Z">
        <w:r>
          <w:rPr>
            <w:rFonts w:hint="eastAsia"/>
            <w:lang w:eastAsia="zh-CN"/>
          </w:rPr>
          <w:t xml:space="preserve">   detail。</w:t>
        </w:r>
      </w:ins>
    </w:p>
    <w:p w14:paraId="09283DF6">
      <w:pPr>
        <w:rPr>
          <w:ins w:id="294" w:author="Zero" w:date="2026-08-16T11:58:39Z"/>
          <w:rFonts w:hint="eastAsia"/>
          <w:lang w:eastAsia="zh-CN"/>
        </w:rPr>
      </w:pPr>
      <w:ins w:id="295" w:author="Zero" w:date="2026-08-16T11:58:39Z">
        <w:r>
          <w:rPr>
            <w:rFonts w:hint="eastAsia"/>
            <w:lang w:eastAsia="zh-CN"/>
          </w:rPr>
          <w:t>3. 多人对话默认：shotType 选 medium 或 medium_close，cameraAngle 选</w:t>
        </w:r>
      </w:ins>
    </w:p>
    <w:p w14:paraId="55C9FDE5">
      <w:pPr>
        <w:rPr>
          <w:ins w:id="296" w:author="Zero" w:date="2026-08-16T11:42:44Z"/>
          <w:rFonts w:hint="eastAsia"/>
          <w:lang w:eastAsia="zh-CN"/>
        </w:rPr>
      </w:pPr>
      <w:ins w:id="297" w:author="Zero" w:date="2026-08-16T11:58:39Z">
        <w:r>
          <w:rPr>
            <w:rFonts w:hint="eastAsia"/>
            <w:lang w:eastAsia="zh-CN"/>
          </w:rPr>
          <w:t xml:space="preserve">   three_quarter。</w:t>
        </w:r>
      </w:ins>
    </w:p>
    <w:p w14:paraId="7A5F5534">
      <w:pPr>
        <w:rPr>
          <w:del w:id="298" w:author="Zero" w:date="2026-08-16T11:42:32Z"/>
          <w:rFonts w:hint="eastAsia"/>
        </w:rPr>
      </w:pPr>
      <w:del w:id="299" w:author="Zero" w:date="2026-08-16T11:42:32Z">
        <w:r>
          <w:rPr>
            <w:rFonts w:hint="eastAsia"/>
          </w:rPr>
          <w:delText>6. scenes[i].cameraMovement 使用简洁、准确的中文描述运镜；常用值包括固定镜头、推进、拉远、摇镜、跟拍、环绕，但不限制于这些值。</w:delText>
        </w:r>
      </w:del>
    </w:p>
    <w:p w14:paraId="32FC8EF6">
      <w:pPr>
        <w:rPr>
          <w:rFonts w:hint="eastAsia"/>
        </w:rPr>
      </w:pPr>
      <w:r>
        <w:rPr>
          <w:rFonts w:hint="eastAsia"/>
        </w:rPr>
        <w:t xml:space="preserve">      </w:t>
      </w:r>
      <w:ins w:id="300" w:author="Zero" w:date="2026-08-16T12:15:02Z">
        <w:r>
          <w:rPr>
            <w:rFonts w:hint="eastAsia"/>
            <w:lang w:val="en-US" w:eastAsia="zh-CN"/>
          </w:rPr>
          <w:t>1</w:t>
        </w:r>
      </w:ins>
      <w:ins w:id="301" w:author="Zero" w:date="2026-08-16T12:15:04Z">
        <w:r>
          <w:rPr>
            <w:rFonts w:hint="eastAsia"/>
            <w:lang w:val="en-US" w:eastAsia="zh-CN"/>
          </w:rPr>
          <w:t>0</w:t>
        </w:r>
      </w:ins>
      <w:del w:id="302" w:author="Zero" w:date="2026-08-16T12:01:01Z">
        <w:r>
          <w:rPr>
            <w:rFonts w:hint="eastAsia"/>
          </w:rPr>
          <w:delText>7</w:delText>
        </w:r>
      </w:del>
      <w:r>
        <w:rPr>
          <w:rFonts w:hint="eastAsia"/>
        </w:rPr>
        <w:t>. scenes[i].environmentCaptureMode 只能是单视角或四视角；存在多视角、多机位或时间轴切镜时使用四视角，单一连续视角使用单视角。</w:t>
      </w:r>
    </w:p>
    <w:p w14:paraId="3A4E11E9">
      <w:pPr>
        <w:rPr>
          <w:rFonts w:hint="eastAsia"/>
        </w:rPr>
      </w:pPr>
      <w:r>
        <w:rPr>
          <w:rFonts w:hint="eastAsia"/>
        </w:rPr>
        <w:t xml:space="preserve">      </w:t>
      </w:r>
      <w:ins w:id="303" w:author="Zero" w:date="2026-08-16T12:15:06Z">
        <w:r>
          <w:rPr>
            <w:rFonts w:hint="eastAsia"/>
            <w:lang w:val="en-US" w:eastAsia="zh-CN"/>
          </w:rPr>
          <w:t>11</w:t>
        </w:r>
      </w:ins>
      <w:del w:id="304" w:author="Zero" w:date="2026-08-16T12:01:04Z">
        <w:r>
          <w:rPr>
            <w:rFonts w:hint="eastAsia"/>
          </w:rPr>
          <w:delText>8</w:delText>
        </w:r>
      </w:del>
      <w:r>
        <w:rPr>
          <w:rFonts w:hint="eastAsia"/>
        </w:rPr>
        <w:t>. scenes[i].setting.timeOfDay 使用准确的中文自然语言描述场景时段与光照状态，可参考黎明、早晨、白天、中午、下午、傍晚、夜晚，但不限制于这些值。</w:t>
      </w:r>
    </w:p>
    <w:p w14:paraId="75B55AA0">
      <w:pPr>
        <w:rPr>
          <w:rFonts w:hint="eastAsia"/>
        </w:rPr>
      </w:pPr>
      <w:r>
        <w:rPr>
          <w:rFonts w:hint="eastAsia"/>
        </w:rPr>
        <w:t xml:space="preserve">      </w:t>
      </w:r>
      <w:ins w:id="305" w:author="Zero" w:date="2026-08-16T12:01:08Z">
        <w:r>
          <w:rPr>
            <w:rFonts w:hint="eastAsia"/>
            <w:lang w:val="en-US" w:eastAsia="zh-CN"/>
          </w:rPr>
          <w:t>1</w:t>
        </w:r>
      </w:ins>
      <w:ins w:id="306" w:author="Zero" w:date="2026-08-16T12:15:07Z">
        <w:r>
          <w:rPr>
            <w:rFonts w:hint="eastAsia"/>
            <w:lang w:val="en-US" w:eastAsia="zh-CN"/>
          </w:rPr>
          <w:t>2</w:t>
        </w:r>
      </w:ins>
      <w:del w:id="307" w:author="Zero" w:date="2026-08-16T12:01:07Z">
        <w:r>
          <w:rPr>
            <w:rFonts w:hint="eastAsia"/>
          </w:rPr>
          <w:delText>9</w:delText>
        </w:r>
      </w:del>
      <w:r>
        <w:rPr>
          <w:rFonts w:hint="eastAsia"/>
        </w:rPr>
        <w:t>. scenes[i].setting.era 使用准确的中文时代描述，可参考古代、民国、现代、近未来、架空；原文有明确朝代或世界观时直接使用更具体的描述。</w:t>
      </w:r>
    </w:p>
    <w:p w14:paraId="7DAE2080">
      <w:pPr>
        <w:rPr>
          <w:rFonts w:hint="eastAsia"/>
        </w:rPr>
      </w:pPr>
      <w:r>
        <w:rPr>
          <w:rFonts w:hint="eastAsia"/>
        </w:rPr>
        <w:t xml:space="preserve">      1</w:t>
      </w:r>
      <w:ins w:id="308" w:author="Zero" w:date="2026-08-16T12:15:09Z">
        <w:r>
          <w:rPr>
            <w:rFonts w:hint="eastAsia"/>
            <w:lang w:val="en-US" w:eastAsia="zh-CN"/>
          </w:rPr>
          <w:t>3</w:t>
        </w:r>
      </w:ins>
      <w:del w:id="309" w:author="Zero" w:date="2026-08-16T12:01:10Z">
        <w:r>
          <w:rPr>
            <w:rFonts w:hint="eastAsia"/>
          </w:rPr>
          <w:delText>0</w:delText>
        </w:r>
      </w:del>
      <w:r>
        <w:rPr>
          <w:rFonts w:hint="eastAsia"/>
        </w:rPr>
        <w:t>. scenes[i].characters[].emotion 使用符合当前表演状态的中文情绪描述，不限制固定词表。</w:t>
      </w:r>
    </w:p>
    <w:p w14:paraId="0E9CBD37">
      <w:pPr>
        <w:rPr>
          <w:rFonts w:hint="eastAsia"/>
        </w:rPr>
      </w:pPr>
      <w:r>
        <w:rPr>
          <w:rFonts w:hint="eastAsia"/>
        </w:rPr>
        <w:t xml:space="preserve">      1</w:t>
      </w:r>
      <w:ins w:id="310" w:author="Zero" w:date="2026-08-16T12:15:10Z">
        <w:r>
          <w:rPr>
            <w:rFonts w:hint="eastAsia"/>
            <w:lang w:val="en-US" w:eastAsia="zh-CN"/>
          </w:rPr>
          <w:t>4</w:t>
        </w:r>
      </w:ins>
      <w:del w:id="311" w:author="Zero" w:date="2026-08-16T12:01:12Z">
        <w:r>
          <w:rPr>
            <w:rFonts w:hint="eastAsia"/>
          </w:rPr>
          <w:delText>1</w:delText>
        </w:r>
      </w:del>
      <w:r>
        <w:rPr>
          <w:rFonts w:hint="eastAsia"/>
        </w:rPr>
        <w:t>. 顶层 characters[].role 使用简洁中文描述角色在故事中的定位，可参考主角、反派、配角、龙套，但不限制固定词表；gender 使用符合原文设定的简洁中文描述，不限制固定词表。</w:t>
      </w:r>
    </w:p>
    <w:p w14:paraId="6EFA5D9E">
      <w:pPr>
        <w:rPr>
          <w:rFonts w:hint="eastAsia"/>
        </w:rPr>
      </w:pPr>
      <w:r>
        <w:rPr>
          <w:rFonts w:hint="eastAsia"/>
        </w:rPr>
        <w:t xml:space="preserve">      1</w:t>
      </w:r>
      <w:ins w:id="312" w:author="Zero" w:date="2026-08-16T12:15:13Z">
        <w:r>
          <w:rPr>
            <w:rFonts w:hint="eastAsia"/>
            <w:lang w:val="en-US" w:eastAsia="zh-CN"/>
          </w:rPr>
          <w:t>5</w:t>
        </w:r>
      </w:ins>
      <w:del w:id="313" w:author="Zero" w:date="2026-08-16T12:01:13Z">
        <w:r>
          <w:rPr>
            <w:rFonts w:hint="eastAsia"/>
          </w:rPr>
          <w:delText>2</w:delText>
        </w:r>
      </w:del>
      <w:r>
        <w:rPr>
          <w:rFonts w:hint="eastAsia"/>
        </w:rPr>
        <w:t>. scenes[i].dramatic.function 使用简洁中文概括本场戏剧功能，不限制固定词表。</w:t>
      </w:r>
    </w:p>
    <w:p w14:paraId="1E4C360C">
      <w:pPr>
        <w:rPr>
          <w:rFonts w:hint="eastAsia"/>
        </w:rPr>
      </w:pPr>
      <w:r>
        <w:rPr>
          <w:rFonts w:hint="eastAsia"/>
        </w:rPr>
        <w:t xml:space="preserve">      1</w:t>
      </w:r>
      <w:ins w:id="314" w:author="Zero" w:date="2026-08-16T12:15:15Z">
        <w:r>
          <w:rPr>
            <w:rFonts w:hint="eastAsia"/>
            <w:lang w:val="en-US" w:eastAsia="zh-CN"/>
          </w:rPr>
          <w:t>6</w:t>
        </w:r>
      </w:ins>
      <w:del w:id="315" w:author="Zero" w:date="2026-08-16T12:01:15Z">
        <w:r>
          <w:rPr>
            <w:rFonts w:hint="eastAsia"/>
          </w:rPr>
          <w:delText>3</w:delText>
        </w:r>
      </w:del>
      <w:r>
        <w:rPr>
          <w:rFonts w:hint="eastAsia"/>
        </w:rPr>
        <w:t>. 每个 duration 必须是数字并处于规定时长范围；totalDuration 必须严格等于所有 duration 之和。若 description 内也展示时长，两处必须一致。</w:t>
      </w:r>
    </w:p>
    <w:p w14:paraId="58443390">
      <w:pPr>
        <w:rPr>
          <w:rFonts w:hint="eastAsia"/>
        </w:rPr>
      </w:pPr>
      <w:r>
        <w:rPr>
          <w:rFonts w:hint="eastAsia"/>
        </w:rPr>
        <w:t xml:space="preserve">      1</w:t>
      </w:r>
      <w:ins w:id="316" w:author="Zero" w:date="2026-08-16T12:15:17Z">
        <w:r>
          <w:rPr>
            <w:rFonts w:hint="eastAsia"/>
            <w:lang w:val="en-US" w:eastAsia="zh-CN"/>
          </w:rPr>
          <w:t>7</w:t>
        </w:r>
      </w:ins>
      <w:del w:id="317" w:author="Zero" w:date="2026-08-16T12:01:17Z">
        <w:r>
          <w:rPr>
            <w:rFonts w:hint="eastAsia"/>
          </w:rPr>
          <w:delText>4</w:delText>
        </w:r>
      </w:del>
      <w:r>
        <w:rPr>
          <w:rFonts w:hint="eastAsia"/>
        </w:rPr>
        <w:t>. 第一场 usePreviousLastFrameAsFirstFrame 必须为 false；只有时空、人物和动作连续时才可为 true。为 true 时填写 continuityLinkReason，否则使用空字符串。</w:t>
      </w:r>
    </w:p>
    <w:p w14:paraId="76095A5A">
      <w:pPr>
        <w:rPr>
          <w:rFonts w:hint="eastAsia"/>
        </w:rPr>
      </w:pPr>
      <w:r>
        <w:rPr>
          <w:rFonts w:hint="eastAsia"/>
        </w:rPr>
        <w:t xml:space="preserve">      1</w:t>
      </w:r>
      <w:ins w:id="318" w:author="Zero" w:date="2026-08-16T12:15:20Z">
        <w:r>
          <w:rPr>
            <w:rFonts w:hint="eastAsia"/>
            <w:lang w:val="en-US" w:eastAsia="zh-CN"/>
          </w:rPr>
          <w:t>8</w:t>
        </w:r>
      </w:ins>
      <w:del w:id="319" w:author="Zero" w:date="2026-08-16T12:01:19Z">
        <w:r>
          <w:rPr>
            <w:rFonts w:hint="eastAsia"/>
          </w:rPr>
          <w:delText>5</w:delText>
        </w:r>
      </w:del>
      <w:r>
        <w:rPr>
          <w:rFonts w:hint="eastAsia"/>
        </w:rPr>
        <w:t>. 旁白同时写入 narration，并出现在 description 的用户自定义格式或默认时间轴中；真实角色对白只写入 description。</w:t>
      </w:r>
    </w:p>
    <w:p w14:paraId="23204A3E">
      <w:pPr>
        <w:rPr>
          <w:rFonts w:hint="eastAsia"/>
        </w:rPr>
      </w:pPr>
      <w:r>
        <w:rPr>
          <w:rFonts w:hint="eastAsia"/>
        </w:rPr>
        <w:t xml:space="preserve">      1</w:t>
      </w:r>
      <w:ins w:id="320" w:author="Zero" w:date="2026-08-16T12:15:23Z">
        <w:r>
          <w:rPr>
            <w:rFonts w:hint="eastAsia"/>
            <w:lang w:val="en-US" w:eastAsia="zh-CN"/>
          </w:rPr>
          <w:t>9</w:t>
        </w:r>
      </w:ins>
      <w:del w:id="321" w:author="Zero" w:date="2026-08-16T12:01:20Z">
        <w:r>
          <w:rPr>
            <w:rFonts w:hint="eastAsia"/>
          </w:rPr>
          <w:delText>6</w:delText>
        </w:r>
      </w:del>
      <w:r>
        <w:rPr>
          <w:rFonts w:hint="eastAsia"/>
        </w:rPr>
        <w:t>. scenes[i].props 只包含需要维持视觉一致的真实道具；characters、setting、props、narration、duration 等系统字段不得因分镜提示词而缺失。</w:t>
      </w:r>
    </w:p>
    <w:p w14:paraId="6EC817CB">
      <w:pPr>
        <w:rPr>
          <w:rFonts w:hint="eastAsia"/>
        </w:rPr>
      </w:pPr>
      <w:r>
        <w:rPr>
          <w:rFonts w:hint="eastAsia"/>
        </w:rPr>
        <w:t xml:space="preserve">      </w:t>
      </w:r>
      <w:ins w:id="322" w:author="Zero" w:date="2026-08-16T12:15:25Z">
        <w:r>
          <w:rPr>
            <w:rFonts w:hint="eastAsia"/>
            <w:lang w:val="en-US" w:eastAsia="zh-CN"/>
          </w:rPr>
          <w:t>20</w:t>
        </w:r>
      </w:ins>
      <w:del w:id="323" w:author="Zero" w:date="2026-08-16T12:15:24Z">
        <w:r>
          <w:rPr>
            <w:rFonts w:hint="eastAsia"/>
          </w:rPr>
          <w:delText>1</w:delText>
        </w:r>
      </w:del>
      <w:del w:id="324" w:author="Zero" w:date="2026-08-16T12:01:22Z">
        <w:r>
          <w:rPr>
            <w:rFonts w:hint="eastAsia"/>
          </w:rPr>
          <w:delText>7</w:delText>
        </w:r>
      </w:del>
      <w:r>
        <w:rPr>
          <w:rFonts w:hint="eastAsia"/>
        </w:rPr>
        <w:t>. 若本集规划补充包含角色、环境或道具锚点，必须优先沿用；冲突优先级为：原文事实 &gt; 本集规划补充 &gt; 分镜提示词。</w:t>
      </w:r>
    </w:p>
    <w:p w14:paraId="3FEB597B">
      <w:pPr>
        <w:rPr>
          <w:rFonts w:hint="eastAsia"/>
        </w:rPr>
      </w:pPr>
      <w:r>
        <w:rPr>
          <w:rFonts w:hint="eastAsia"/>
        </w:rPr>
        <w:t xml:space="preserve">      </w:t>
      </w:r>
      <w:ins w:id="325" w:author="Zero" w:date="2026-08-16T12:15:27Z">
        <w:r>
          <w:rPr>
            <w:rFonts w:hint="eastAsia"/>
            <w:lang w:val="en-US" w:eastAsia="zh-CN"/>
          </w:rPr>
          <w:t>21</w:t>
        </w:r>
      </w:ins>
      <w:del w:id="326" w:author="Zero" w:date="2026-08-16T12:15:27Z">
        <w:r>
          <w:rPr>
            <w:rFonts w:hint="eastAsia"/>
          </w:rPr>
          <w:delText>1</w:delText>
        </w:r>
      </w:del>
      <w:del w:id="327" w:author="Zero" w:date="2026-08-16T12:01:24Z">
        <w:r>
          <w:rPr>
            <w:rFonts w:hint="eastAsia"/>
          </w:rPr>
          <w:delText>8</w:delText>
        </w:r>
      </w:del>
      <w:r>
        <w:rPr>
          <w:rFonts w:hint="eastAsia"/>
        </w:rPr>
        <w:t>. 禁止自行生成 @图片N、[图片N] 或其他引用编号。</w:t>
      </w:r>
    </w:p>
    <w:p w14:paraId="3050DE1F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CE8AE55">
      <w:pPr>
        <w:rPr>
          <w:rFonts w:hint="eastAsia"/>
        </w:rPr>
      </w:pPr>
      <w:r>
        <w:rPr>
          <w:rFonts w:hint="eastAsia"/>
        </w:rPr>
        <w:t xml:space="preserve">      严格使用以下 JSON 结构：</w:t>
      </w:r>
    </w:p>
    <w:p w14:paraId="65D2422D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490D051A">
      <w:pPr>
        <w:rPr>
          <w:rFonts w:hint="eastAsia"/>
        </w:rPr>
      </w:pPr>
      <w:r>
        <w:rPr>
          <w:rFonts w:hint="eastAsia"/>
        </w:rPr>
        <w:t xml:space="preserve">      "title": "剧本标题",</w:t>
      </w:r>
    </w:p>
    <w:p w14:paraId="3937C347">
      <w:pPr>
        <w:rPr>
          <w:rFonts w:hint="eastAsia"/>
        </w:rPr>
      </w:pPr>
      <w:r>
        <w:rPr>
          <w:rFonts w:hint="eastAsia"/>
        </w:rPr>
        <w:t xml:space="preserve">      "scenes": [</w:t>
      </w:r>
    </w:p>
    <w:p w14:paraId="3F63578B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1BF6D3E">
      <w:pPr>
        <w:rPr>
          <w:rFonts w:hint="eastAsia"/>
        </w:rPr>
      </w:pPr>
      <w:r>
        <w:rPr>
          <w:rFonts w:hint="eastAsia"/>
        </w:rPr>
        <w:t xml:space="preserve">      "id": "scene_001",</w:t>
      </w:r>
    </w:p>
    <w:p w14:paraId="2B12FADA">
      <w:pPr>
        <w:rPr>
          <w:rFonts w:hint="eastAsia"/>
        </w:rPr>
      </w:pPr>
      <w:r>
        <w:rPr>
          <w:rFonts w:hint="eastAsia"/>
        </w:rPr>
        <w:t xml:space="preserve">      "title": "场景标题",</w:t>
      </w:r>
    </w:p>
    <w:p w14:paraId="078897EC">
      <w:pPr>
        <w:ind w:firstLine="630" w:firstLineChars="300"/>
        <w:rPr>
          <w:ins w:id="329" w:author="Zero" w:date="2026-08-16T12:10:47Z"/>
          <w:rFonts w:hint="eastAsia"/>
        </w:rPr>
        <w:pPrChange w:id="328" w:author="Zero" w:date="2026-08-16T11:51:59Z">
          <w:pPr/>
        </w:pPrChange>
      </w:pPr>
      <w:del w:id="330" w:author="Zero" w:date="2026-08-16T12:10:51Z">
        <w:r>
          <w:rPr>
            <w:rFonts w:hint="eastAsia"/>
          </w:rPr>
          <w:delText xml:space="preserve"> </w:delText>
        </w:r>
      </w:del>
      <w:del w:id="331" w:author="Zero" w:date="2026-08-16T12:10:50Z">
        <w:r>
          <w:rPr>
            <w:rFonts w:hint="eastAsia"/>
          </w:rPr>
          <w:delText xml:space="preserve">  </w:delText>
        </w:r>
      </w:del>
      <w:del w:id="332" w:author="Zero" w:date="2026-08-16T12:10:49Z">
        <w:r>
          <w:rPr>
            <w:rFonts w:hint="eastAsia"/>
          </w:rPr>
          <w:delText xml:space="preserve">   </w:delText>
        </w:r>
      </w:del>
      <w:ins w:id="333" w:author="Zero" w:date="2026-08-16T12:10:47Z">
        <w:r>
          <w:rPr>
            <w:rFonts w:hint="eastAsia"/>
          </w:rPr>
          <w:t>"shotType": "medium",</w:t>
        </w:r>
      </w:ins>
    </w:p>
    <w:p w14:paraId="65D9C304">
      <w:pPr>
        <w:ind w:firstLine="630" w:firstLineChars="300"/>
        <w:rPr>
          <w:ins w:id="335" w:author="Zero" w:date="2026-08-16T12:10:47Z"/>
          <w:rFonts w:hint="eastAsia"/>
        </w:rPr>
        <w:pPrChange w:id="334" w:author="Zero" w:date="2026-08-16T11:51:59Z">
          <w:pPr/>
        </w:pPrChange>
      </w:pPr>
      <w:ins w:id="336" w:author="Zero" w:date="2026-08-16T12:10:47Z">
        <w:r>
          <w:rPr>
            <w:rFonts w:hint="eastAsia"/>
          </w:rPr>
          <w:t>"cameraAngle": "eye_level",</w:t>
        </w:r>
      </w:ins>
    </w:p>
    <w:p w14:paraId="6DCFC5BF">
      <w:pPr>
        <w:ind w:firstLine="630" w:firstLineChars="300"/>
        <w:rPr>
          <w:ins w:id="338" w:author="Zero" w:date="2026-08-16T12:10:47Z"/>
          <w:rFonts w:hint="eastAsia"/>
        </w:rPr>
        <w:pPrChange w:id="337" w:author="Zero" w:date="2026-08-16T11:51:59Z">
          <w:pPr/>
        </w:pPrChange>
      </w:pPr>
      <w:ins w:id="339" w:author="Zero" w:date="2026-08-16T12:10:47Z">
        <w:r>
          <w:rPr>
            <w:rFonts w:hint="eastAsia"/>
          </w:rPr>
          <w:t>"cameraMovement": "static",</w:t>
        </w:r>
      </w:ins>
    </w:p>
    <w:p w14:paraId="1A23B95E">
      <w:pPr>
        <w:ind w:firstLine="630" w:firstLineChars="300"/>
        <w:rPr>
          <w:ins w:id="341" w:author="Zero" w:date="2026-08-16T12:10:47Z"/>
          <w:rFonts w:hint="eastAsia"/>
        </w:rPr>
        <w:pPrChange w:id="340" w:author="Zero" w:date="2026-08-16T11:51:59Z">
          <w:pPr/>
        </w:pPrChange>
      </w:pPr>
      <w:ins w:id="342" w:author="Zero" w:date="2026-08-16T12:10:47Z">
        <w:r>
          <w:rPr>
            <w:rFonts w:hint="eastAsia"/>
          </w:rPr>
          <w:t>"speedEffect": "normal",</w:t>
        </w:r>
      </w:ins>
    </w:p>
    <w:p w14:paraId="2D2AEC89">
      <w:pPr>
        <w:ind w:firstLine="630" w:firstLineChars="300"/>
        <w:rPr>
          <w:del w:id="344" w:author="Zero" w:date="2026-08-16T11:51:53Z"/>
          <w:rFonts w:hint="eastAsia"/>
        </w:rPr>
        <w:pPrChange w:id="343" w:author="Zero" w:date="2026-08-16T11:51:59Z">
          <w:pPr/>
        </w:pPrChange>
      </w:pPr>
      <w:ins w:id="345" w:author="Zero" w:date="2026-08-16T12:10:47Z">
        <w:r>
          <w:rPr>
            <w:rFonts w:hint="eastAsia"/>
          </w:rPr>
          <w:t>"transitionIn": "cut",</w:t>
        </w:r>
      </w:ins>
      <w:del w:id="346" w:author="Zero" w:date="2026-08-16T11:51:53Z">
        <w:r>
          <w:rPr>
            <w:rFonts w:hint="eastAsia"/>
          </w:rPr>
          <w:delText>"shotType": "中景",</w:delText>
        </w:r>
      </w:del>
    </w:p>
    <w:p w14:paraId="2FD2CAE8">
      <w:pPr>
        <w:ind w:firstLine="630" w:firstLineChars="300"/>
        <w:rPr>
          <w:rFonts w:hint="eastAsia"/>
        </w:rPr>
        <w:pPrChange w:id="347" w:author="Zero" w:date="2026-08-16T11:51:59Z">
          <w:pPr/>
        </w:pPrChange>
      </w:pPr>
      <w:del w:id="348" w:author="Zero" w:date="2026-08-16T11:51:53Z">
        <w:r>
          <w:rPr>
            <w:rFonts w:hint="eastAsia"/>
          </w:rPr>
          <w:delText xml:space="preserve">      "cameraMovement": "固定镜头",</w:delText>
        </w:r>
      </w:del>
    </w:p>
    <w:p w14:paraId="0FED01AF">
      <w:pPr>
        <w:rPr>
          <w:rFonts w:hint="eastAsia"/>
        </w:rPr>
      </w:pPr>
      <w:r>
        <w:rPr>
          <w:rFonts w:hint="eastAsia"/>
        </w:rPr>
        <w:t xml:space="preserve">      "environmentCaptureMode": "单视角",</w:t>
      </w:r>
    </w:p>
    <w:p w14:paraId="25F2C699">
      <w:pPr>
        <w:rPr>
          <w:rFonts w:hint="eastAsia"/>
        </w:rPr>
      </w:pPr>
      <w:r>
        <w:rPr>
          <w:rFonts w:hint="eastAsia"/>
        </w:rPr>
        <w:t xml:space="preserve">      "dramatic": {</w:t>
      </w:r>
    </w:p>
    <w:p w14:paraId="2B8C4B14">
      <w:pPr>
        <w:rPr>
          <w:rFonts w:hint="eastAsia"/>
        </w:rPr>
      </w:pPr>
      <w:r>
        <w:rPr>
          <w:rFonts w:hint="eastAsia"/>
        </w:rPr>
        <w:t xml:space="preserve">      "function": "钩子",</w:t>
      </w:r>
    </w:p>
    <w:p w14:paraId="5895EE6F">
      <w:pPr>
        <w:rPr>
          <w:rFonts w:hint="eastAsia"/>
        </w:rPr>
      </w:pPr>
      <w:r>
        <w:rPr>
          <w:rFonts w:hint="eastAsia"/>
        </w:rPr>
        <w:t xml:space="preserve">      "conflict": "本场核心冲突",</w:t>
      </w:r>
    </w:p>
    <w:p w14:paraId="1E5244B9">
      <w:pPr>
        <w:rPr>
          <w:rFonts w:hint="eastAsia"/>
        </w:rPr>
      </w:pPr>
      <w:r>
        <w:rPr>
          <w:rFonts w:hint="eastAsia"/>
        </w:rPr>
        <w:t xml:space="preserve">      "emotionalCurve": "情绪变化",</w:t>
      </w:r>
    </w:p>
    <w:p w14:paraId="16FE0DD7">
      <w:pPr>
        <w:rPr>
          <w:rFonts w:hint="eastAsia"/>
        </w:rPr>
      </w:pPr>
      <w:r>
        <w:rPr>
          <w:rFonts w:hint="eastAsia"/>
        </w:rPr>
        <w:t xml:space="preserve">      "audienceHook": "继续观看的理由",</w:t>
      </w:r>
    </w:p>
    <w:p w14:paraId="581E4A90">
      <w:pPr>
        <w:rPr>
          <w:rFonts w:hint="eastAsia"/>
        </w:rPr>
      </w:pPr>
      <w:r>
        <w:rPr>
          <w:rFonts w:hint="eastAsia"/>
        </w:rPr>
        <w:t xml:space="preserve">      "painPoint": "共情或愤怒点",</w:t>
      </w:r>
    </w:p>
    <w:p w14:paraId="0B41C6FF">
      <w:pPr>
        <w:rPr>
          <w:rFonts w:hint="eastAsia"/>
        </w:rPr>
      </w:pPr>
      <w:r>
        <w:rPr>
          <w:rFonts w:hint="eastAsia"/>
        </w:rPr>
        <w:t xml:space="preserve">      "payoff": "爽点或回报点",</w:t>
      </w:r>
    </w:p>
    <w:p w14:paraId="06E82251">
      <w:pPr>
        <w:rPr>
          <w:rFonts w:hint="eastAsia"/>
        </w:rPr>
      </w:pPr>
      <w:r>
        <w:rPr>
          <w:rFonts w:hint="eastAsia"/>
        </w:rPr>
        <w:t xml:space="preserve">      "powerShift": "权力关系变化",</w:t>
      </w:r>
    </w:p>
    <w:p w14:paraId="4A054705">
      <w:pPr>
        <w:rPr>
          <w:rFonts w:hint="eastAsia"/>
        </w:rPr>
      </w:pPr>
      <w:r>
        <w:rPr>
          <w:rFonts w:hint="eastAsia"/>
        </w:rPr>
        <w:t xml:space="preserve">      "antagonistPressure": "施压方式",</w:t>
      </w:r>
    </w:p>
    <w:p w14:paraId="339B7D64">
      <w:pPr>
        <w:rPr>
          <w:rFonts w:hint="eastAsia"/>
        </w:rPr>
      </w:pPr>
      <w:r>
        <w:rPr>
          <w:rFonts w:hint="eastAsia"/>
        </w:rPr>
        <w:t xml:space="preserve">      "protagonistCounter": "反击或铺垫",</w:t>
      </w:r>
    </w:p>
    <w:p w14:paraId="458D160C">
      <w:pPr>
        <w:rPr>
          <w:rFonts w:hint="eastAsia"/>
        </w:rPr>
      </w:pPr>
      <w:r>
        <w:rPr>
          <w:rFonts w:hint="eastAsia"/>
        </w:rPr>
        <w:t xml:space="preserve">      "cliffhanger": "结尾钩子"</w:t>
      </w:r>
    </w:p>
    <w:p w14:paraId="1F420E2F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49635F1E">
      <w:pPr>
        <w:rPr>
          <w:rFonts w:hint="eastAsia"/>
        </w:rPr>
      </w:pPr>
      <w:r>
        <w:rPr>
          <w:rFonts w:hint="eastAsia"/>
        </w:rPr>
        <w:t xml:space="preserve">      "description": "遵循分镜提示词自定义格式的完整场景说明；未指定格式时使用完整时间轴描述",</w:t>
      </w:r>
    </w:p>
    <w:p w14:paraId="29732FEF">
      <w:pPr>
        <w:rPr>
          <w:rFonts w:hint="eastAsia"/>
        </w:rPr>
      </w:pPr>
      <w:r>
        <w:rPr>
          <w:rFonts w:hint="eastAsia"/>
        </w:rPr>
        <w:t xml:space="preserve">      "setting": {</w:t>
      </w:r>
    </w:p>
    <w:p w14:paraId="27B7FDBD">
      <w:pPr>
        <w:rPr>
          <w:rFonts w:hint="eastAsia"/>
        </w:rPr>
      </w:pPr>
      <w:r>
        <w:rPr>
          <w:rFonts w:hint="eastAsia"/>
        </w:rPr>
        <w:t xml:space="preserve">      "location": "主环境-子空间",</w:t>
      </w:r>
    </w:p>
    <w:p w14:paraId="6129978E">
      <w:pPr>
        <w:rPr>
          <w:rFonts w:hint="eastAsia"/>
        </w:rPr>
      </w:pPr>
      <w:r>
        <w:rPr>
          <w:rFonts w:hint="eastAsia"/>
        </w:rPr>
        <w:t xml:space="preserve">      "timeOfDay": "夜晚",</w:t>
      </w:r>
    </w:p>
    <w:p w14:paraId="7FC8DFD4">
      <w:pPr>
        <w:rPr>
          <w:rFonts w:hint="eastAsia"/>
        </w:rPr>
      </w:pPr>
      <w:r>
        <w:rPr>
          <w:rFonts w:hint="eastAsia"/>
        </w:rPr>
        <w:t xml:space="preserve">      "era": "现代",</w:t>
      </w:r>
    </w:p>
    <w:p w14:paraId="10D3187C">
      <w:pPr>
        <w:rPr>
          <w:rFonts w:hint="eastAsia"/>
        </w:rPr>
      </w:pPr>
      <w:r>
        <w:rPr>
          <w:rFonts w:hint="eastAsia"/>
        </w:rPr>
        <w:t xml:space="preserve">      "mood": "情绪氛围",</w:t>
      </w:r>
    </w:p>
    <w:p w14:paraId="4770ABEE">
      <w:pPr>
        <w:rPr>
          <w:rFonts w:hint="eastAsia"/>
        </w:rPr>
      </w:pPr>
      <w:r>
        <w:rPr>
          <w:rFonts w:hint="eastAsia"/>
        </w:rPr>
        <w:t xml:space="preserve">      "weather": "天气，可为空"</w:t>
      </w:r>
    </w:p>
    <w:p w14:paraId="716C9237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C4FFE13">
      <w:pPr>
        <w:rPr>
          <w:rFonts w:hint="eastAsia"/>
        </w:rPr>
      </w:pPr>
      <w:r>
        <w:rPr>
          <w:rFonts w:hint="eastAsia"/>
        </w:rPr>
        <w:t xml:space="preserve">      "characters": [</w:t>
      </w:r>
    </w:p>
    <w:p w14:paraId="70998AF5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5A3D5CF">
      <w:pPr>
        <w:rPr>
          <w:rFonts w:hint="eastAsia"/>
        </w:rPr>
      </w:pPr>
      <w:r>
        <w:rPr>
          <w:rFonts w:hint="eastAsia"/>
        </w:rPr>
        <w:t xml:space="preserve">      "name": "角色名",</w:t>
      </w:r>
    </w:p>
    <w:p w14:paraId="19D362C8">
      <w:pPr>
        <w:rPr>
          <w:rFonts w:hint="eastAsia"/>
        </w:rPr>
      </w:pPr>
      <w:r>
        <w:rPr>
          <w:rFonts w:hint="eastAsia"/>
        </w:rPr>
        <w:t xml:space="preserve">      "appearance": "本场外观说明",</w:t>
      </w:r>
    </w:p>
    <w:p w14:paraId="29F15B3E">
      <w:pPr>
        <w:rPr>
          <w:rFonts w:hint="eastAsia"/>
        </w:rPr>
      </w:pPr>
      <w:r>
        <w:rPr>
          <w:rFonts w:hint="eastAsia"/>
        </w:rPr>
        <w:t xml:space="preserve">      "emotion": "中性"</w:t>
      </w:r>
    </w:p>
    <w:p w14:paraId="6599459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FA83A9C">
      <w:pPr>
        <w:rPr>
          <w:rFonts w:hint="eastAsia"/>
        </w:rPr>
      </w:pPr>
      <w:r>
        <w:rPr>
          <w:rFonts w:hint="eastAsia"/>
        </w:rPr>
        <w:t xml:space="preserve">      ],</w:t>
      </w:r>
    </w:p>
    <w:p w14:paraId="79907708">
      <w:pPr>
        <w:rPr>
          <w:rFonts w:hint="eastAsia"/>
        </w:rPr>
      </w:pPr>
      <w:r>
        <w:rPr>
          <w:rFonts w:hint="eastAsia"/>
        </w:rPr>
        <w:t xml:space="preserve">      "props": [</w:t>
      </w:r>
    </w:p>
    <w:p w14:paraId="455053F6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16A0A968">
      <w:pPr>
        <w:rPr>
          <w:rFonts w:hint="eastAsia"/>
        </w:rPr>
      </w:pPr>
      <w:r>
        <w:rPr>
          <w:rFonts w:hint="eastAsia"/>
        </w:rPr>
        <w:t xml:space="preserve">      "name": "道具名",</w:t>
      </w:r>
    </w:p>
    <w:p w14:paraId="68421E5E">
      <w:pPr>
        <w:rPr>
          <w:rFonts w:hint="eastAsia"/>
        </w:rPr>
      </w:pPr>
      <w:r>
        <w:rPr>
          <w:rFonts w:hint="eastAsia"/>
        </w:rPr>
        <w:t xml:space="preserve">      "description": "外观或用途"</w:t>
      </w:r>
    </w:p>
    <w:p w14:paraId="41191BB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DA3FBF7">
      <w:pPr>
        <w:rPr>
          <w:rFonts w:hint="eastAsia"/>
        </w:rPr>
      </w:pPr>
      <w:r>
        <w:rPr>
          <w:rFonts w:hint="eastAsia"/>
        </w:rPr>
        <w:t xml:space="preserve">      ],</w:t>
      </w:r>
    </w:p>
    <w:p w14:paraId="5BFDD008">
      <w:pPr>
        <w:rPr>
          <w:rFonts w:hint="eastAsia"/>
        </w:rPr>
      </w:pPr>
      <w:r>
        <w:rPr>
          <w:rFonts w:hint="eastAsia"/>
        </w:rPr>
        <w:t xml:space="preserve">      "narration": "旁白或画外音，可为空",</w:t>
      </w:r>
    </w:p>
    <w:p w14:paraId="6C35084B">
      <w:pPr>
        <w:rPr>
          <w:rFonts w:hint="eastAsia"/>
        </w:rPr>
      </w:pPr>
      <w:r>
        <w:rPr>
          <w:rFonts w:hint="eastAsia"/>
        </w:rPr>
        <w:t xml:space="preserve">      "usePreviousLastFrameAsFirstFrame": false,</w:t>
      </w:r>
    </w:p>
    <w:p w14:paraId="2510C11F">
      <w:pPr>
        <w:rPr>
          <w:rFonts w:hint="eastAsia"/>
        </w:rPr>
      </w:pPr>
      <w:r>
        <w:rPr>
          <w:rFonts w:hint="eastAsia"/>
        </w:rPr>
        <w:t xml:space="preserve">      "continuityLinkReason": "",</w:t>
      </w:r>
    </w:p>
    <w:p w14:paraId="20F0E07D">
      <w:pPr>
        <w:rPr>
          <w:rFonts w:hint="eastAsia"/>
        </w:rPr>
      </w:pPr>
      <w:r>
        <w:rPr>
          <w:rFonts w:hint="eastAsia"/>
        </w:rPr>
        <w:t xml:space="preserve">      "duration": 8</w:t>
      </w:r>
    </w:p>
    <w:p w14:paraId="02CFCE5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96F7B23">
      <w:pPr>
        <w:rPr>
          <w:rFonts w:hint="eastAsia"/>
        </w:rPr>
      </w:pPr>
      <w:r>
        <w:rPr>
          <w:rFonts w:hint="eastAsia"/>
        </w:rPr>
        <w:t xml:space="preserve">      ],</w:t>
      </w:r>
    </w:p>
    <w:p w14:paraId="6E4AA8D0">
      <w:pPr>
        <w:rPr>
          <w:rFonts w:hint="eastAsia"/>
        </w:rPr>
      </w:pPr>
      <w:r>
        <w:rPr>
          <w:rFonts w:hint="eastAsia"/>
        </w:rPr>
        <w:t xml:space="preserve">      "characters": [</w:t>
      </w:r>
    </w:p>
    <w:p w14:paraId="6B041A8E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41826967">
      <w:pPr>
        <w:rPr>
          <w:rFonts w:hint="eastAsia"/>
        </w:rPr>
      </w:pPr>
      <w:r>
        <w:rPr>
          <w:rFonts w:hint="eastAsia"/>
        </w:rPr>
        <w:t xml:space="preserve">      "name": "角色名",</w:t>
      </w:r>
    </w:p>
    <w:p w14:paraId="2F1F9194">
      <w:pPr>
        <w:rPr>
          <w:rFonts w:hint="eastAsia"/>
        </w:rPr>
      </w:pPr>
      <w:r>
        <w:rPr>
          <w:rFonts w:hint="eastAsia"/>
        </w:rPr>
        <w:t xml:space="preserve">      "description": "稳定可复用的角色资产描述",</w:t>
      </w:r>
    </w:p>
    <w:p w14:paraId="5A1F443E">
      <w:pPr>
        <w:rPr>
          <w:rFonts w:hint="eastAsia"/>
        </w:rPr>
      </w:pPr>
      <w:r>
        <w:rPr>
          <w:rFonts w:hint="eastAsia"/>
        </w:rPr>
        <w:t xml:space="preserve">      "role": "主角",</w:t>
      </w:r>
    </w:p>
    <w:p w14:paraId="56AA7FC8">
      <w:pPr>
        <w:rPr>
          <w:rFonts w:hint="eastAsia"/>
        </w:rPr>
      </w:pPr>
      <w:r>
        <w:rPr>
          <w:rFonts w:hint="eastAsia"/>
        </w:rPr>
        <w:t xml:space="preserve">      "gender": "男"</w:t>
      </w:r>
    </w:p>
    <w:p w14:paraId="0F4181C5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D45E3DC">
      <w:pPr>
        <w:rPr>
          <w:rFonts w:hint="eastAsia"/>
        </w:rPr>
      </w:pPr>
      <w:r>
        <w:rPr>
          <w:rFonts w:hint="eastAsia"/>
        </w:rPr>
        <w:t xml:space="preserve">      ],</w:t>
      </w:r>
    </w:p>
    <w:p w14:paraId="56F06F31">
      <w:pPr>
        <w:rPr>
          <w:rFonts w:hint="eastAsia"/>
        </w:rPr>
      </w:pPr>
      <w:r>
        <w:rPr>
          <w:rFonts w:hint="eastAsia"/>
        </w:rPr>
        <w:t xml:space="preserve">      "totalDuration": 8</w:t>
      </w:r>
    </w:p>
    <w:p w14:paraId="63A9BDB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C1966BF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A16DF3D">
      <w:pPr>
        <w:rPr>
          <w:rFonts w:hint="eastAsia"/>
        </w:rPr>
      </w:pPr>
      <w:r>
        <w:rPr>
          <w:rFonts w:hint="eastAsia"/>
        </w:rPr>
        <w:t xml:space="preserve">      只输出 JSON，不要附加解释。</w:t>
      </w:r>
    </w:p>
    <w:p w14:paraId="110CA341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C26D727">
      <w:pPr>
        <w:rPr>
          <w:rFonts w:hint="eastAsia"/>
        </w:rPr>
      </w:pPr>
      <w:r>
        <w:rPr>
          <w:rFonts w:hint="eastAsia"/>
        </w:rPr>
        <w:t xml:space="preserve">    role: user</w:t>
      </w:r>
    </w:p>
    <w:p w14:paraId="7E11403B">
      <w:pPr>
        <w:rPr>
          <w:rFonts w:hint="eastAsia"/>
        </w:rPr>
      </w:pPr>
      <w:r>
        <w:rPr>
          <w:rFonts w:hint="eastAsia"/>
        </w:rPr>
        <w:t>model: gpt-5.6-sol</w:t>
      </w:r>
    </w:p>
    <w:p w14:paraId="76AF6D76">
      <w:r>
        <w:rPr>
          <w:rFonts w:hint="eastAsia"/>
        </w:rPr>
        <w:t>temperature: 0.7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ero">
    <w15:presenceInfo w15:providerId="WPS Office" w15:userId="1407979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7423C"/>
    <w:rsid w:val="02E0303C"/>
    <w:rsid w:val="04A24CDA"/>
    <w:rsid w:val="062F1B92"/>
    <w:rsid w:val="08626EEC"/>
    <w:rsid w:val="0FB47798"/>
    <w:rsid w:val="23773B7B"/>
    <w:rsid w:val="255F47F5"/>
    <w:rsid w:val="331D2E34"/>
    <w:rsid w:val="436F1C50"/>
    <w:rsid w:val="51AC5135"/>
    <w:rsid w:val="52C94C60"/>
    <w:rsid w:val="570010E5"/>
    <w:rsid w:val="580A7D41"/>
    <w:rsid w:val="5A3D3D0C"/>
    <w:rsid w:val="5B25505D"/>
    <w:rsid w:val="5B856D3C"/>
    <w:rsid w:val="5EE906B0"/>
    <w:rsid w:val="60FE69AF"/>
    <w:rsid w:val="630D43EE"/>
    <w:rsid w:val="646709F5"/>
    <w:rsid w:val="6DF65709"/>
    <w:rsid w:val="6E9D4F5C"/>
    <w:rsid w:val="71932F66"/>
    <w:rsid w:val="72412742"/>
    <w:rsid w:val="728704B4"/>
    <w:rsid w:val="76F7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2026-08-16T01:25:00Z</dcterms:created>
  <dc:creator>Zero</dc:creator>
  <cp:lastModifiedBy>Zero</cp:lastModifiedBy>
  <dcterms:modified xsi:type="dcterms:W3CDTF">2026-08-16T06:01:46Z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5AE99CB1F7304CF1BACC889158D0D3D2_11</vt:lpwstr>
  </property>
  <property fmtid="{D5CDD505-2E9C-101B-9397-08002B2CF9AE}" pid="4" name="KSOTemplateDocerSaveRecord">
    <vt:lpwstr>eyJoZGlkIjoiYzhkMzA5MGY2YWQ1NWE5YWE0N2M0NmZkYzVhM2VlNDEiLCJ1c2VySWQiOiI0MjEwODkzNjAifQ==</vt:lpwstr>
  </property>
</Properties>
</file>